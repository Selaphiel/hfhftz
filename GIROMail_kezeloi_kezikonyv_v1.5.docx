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14:paraId="3DA9BF5E" w14:textId="77777777" w:rsidR="00583926" w:rsidRDefault="00CD045A" w:rsidP="006B6294">
      <w:pPr>
        <w:pStyle w:val="Stlus10"/>
      </w:pPr>
      <w:r>
        <w:fldChar w:fldCharType="begin"/>
      </w:r>
      <w:r>
        <w:instrText xml:space="preserve"> TITLE   \* MERGEFORMAT </w:instrText>
      </w:r>
      <w:r>
        <w:fldChar w:fldCharType="separate"/>
      </w:r>
      <w:r w:rsidR="002C05DD">
        <w:t>GIROHáló szolgáltatás Üzletszabályzat melléklete</w:t>
      </w:r>
      <w:r>
        <w:fldChar w:fldCharType="end"/>
      </w:r>
    </w:p>
    <w:p w14:paraId="341F3FBB" w14:textId="77777777" w:rsidR="00D7079F" w:rsidRDefault="00CD045A" w:rsidP="00A2083E">
      <w:pPr>
        <w:pStyle w:val="Stlus12"/>
      </w:pPr>
      <w:r>
        <w:fldChar w:fldCharType="begin"/>
      </w:r>
      <w:r>
        <w:instrText xml:space="preserve"> SUBJECT   \* MERGEFORMAT </w:instrText>
      </w:r>
      <w:r>
        <w:fldChar w:fldCharType="separate"/>
      </w:r>
      <w:r w:rsidR="002C05DD">
        <w:t>GIROMail kezelői kézikönyv és technikai segédlet</w:t>
      </w:r>
      <w:r>
        <w:fldChar w:fldCharType="end"/>
      </w:r>
    </w:p>
    <w:p w14:paraId="2DDCC6D2" w14:textId="77777777" w:rsidR="00DA0F10" w:rsidRDefault="001D36D0">
      <w:pPr>
        <w:spacing w:before="0" w:after="0"/>
        <w:jc w:val="left"/>
      </w:pPr>
      <w:r>
        <w:br w:type="page"/>
      </w:r>
    </w:p>
    <w:p w14:paraId="09C4309F" w14:textId="77777777" w:rsidR="00DA0F10" w:rsidRDefault="00DA0F10" w:rsidP="00D7079F">
      <w:pPr>
        <w:sectPr w:rsidR="00DA0F10" w:rsidSect="00EE3074">
          <w:headerReference w:type="default" r:id="rId9"/>
          <w:footerReference w:type="default" r:id="rId10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4689FE6E" w14:textId="77777777" w:rsidR="00A23DA7" w:rsidRDefault="00907CEF" w:rsidP="00907CEF">
      <w:pPr>
        <w:pStyle w:val="elolapokkiemel"/>
      </w:pPr>
      <w:r>
        <w:lastRenderedPageBreak/>
        <w:t>Készítette</w:t>
      </w:r>
    </w:p>
    <w:p w14:paraId="36F2A46B" w14:textId="77777777" w:rsidR="00CA414A" w:rsidRDefault="00CD045A" w:rsidP="00907CEF">
      <w:pPr>
        <w:pStyle w:val="szerzok"/>
      </w:pPr>
      <w:r>
        <w:fldChar w:fldCharType="begin"/>
      </w:r>
      <w:r>
        <w:instrText xml:space="preserve"> DOCPROPERTY  szerzo2  \* MERGEFORMAT </w:instrText>
      </w:r>
      <w:r>
        <w:fldChar w:fldCharType="separate"/>
      </w:r>
      <w:r w:rsidR="002C05DD">
        <w:t>Báthory László</w:t>
      </w:r>
      <w:r>
        <w:fldChar w:fldCharType="end"/>
      </w:r>
    </w:p>
    <w:p w14:paraId="04E92615" w14:textId="7F66B8B6" w:rsidR="00390BD7" w:rsidRDefault="00390BD7" w:rsidP="00907CEF">
      <w:pPr>
        <w:pStyle w:val="szerzok"/>
      </w:pPr>
      <w:r>
        <w:t>Molnár Viktória</w:t>
      </w:r>
    </w:p>
    <w:p w14:paraId="5FEBCB41" w14:textId="77777777" w:rsidR="00907CEF" w:rsidRDefault="00CD045A" w:rsidP="00907CEF">
      <w:pPr>
        <w:pStyle w:val="szerzok"/>
        <w:rPr>
          <w:noProof/>
        </w:rPr>
      </w:pPr>
      <w:r>
        <w:fldChar w:fldCharType="begin"/>
      </w:r>
      <w:r>
        <w:instrText xml:space="preserve"> AUTHOR   \* MERGEFORMAT </w:instrText>
      </w:r>
      <w:r>
        <w:fldChar w:fldCharType="separate"/>
      </w:r>
      <w:r w:rsidR="002C05DD">
        <w:rPr>
          <w:noProof/>
        </w:rPr>
        <w:t>Szabó Katalin</w:t>
      </w:r>
      <w:r>
        <w:rPr>
          <w:noProof/>
        </w:rPr>
        <w:fldChar w:fldCharType="end"/>
      </w:r>
    </w:p>
    <w:p w14:paraId="73E175EB" w14:textId="77777777" w:rsidR="00907CEF" w:rsidRDefault="0008038A" w:rsidP="003812E0">
      <w:pPr>
        <w:pStyle w:val="elvalsztovonal"/>
      </w:pPr>
      <w:r>
        <w:rPr>
          <w:noProof/>
        </w:rPr>
        <w:drawing>
          <wp:inline distT="0" distB="0" distL="0" distR="0" wp14:anchorId="25585418" wp14:editId="489EEADE">
            <wp:extent cx="5715000" cy="95250"/>
            <wp:effectExtent l="19050" t="0" r="0" b="0"/>
            <wp:docPr id="29" name="Kép 1" descr="BD14882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D14882_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75BB7F" w14:textId="77777777" w:rsidR="003812E0" w:rsidRDefault="00BD656C" w:rsidP="003812E0">
      <w:r w:rsidRPr="00BD656C">
        <w:t>A jelen dokumentum tartalma szerzői jogi védelem alatt áll, a mű felhasználói jogai a GIRO Zrt.-t illetik. A dokumentumot az Ügyfél korlátlan számban a számítógépére letöltheti, adathordozókon tárolhatja, kinyomtathatja, saját célra használhatja, azonban a dokumentum - részeinek, vagy egészének - nyilvánosságra hozatalára, terjesztésére, átdolgozására, feldolgozására, bárminemű egyéb módosítására, fordítására kizárólag a GIRO Zrt. jogosult, illetve az Ügyfél vagy más személyek ezeket a jogokat kizárólag a GIRO Zrt. írásába foglalt eng</w:t>
      </w:r>
      <w:r>
        <w:t>edélye alapján gyakorolhatják.</w:t>
      </w:r>
    </w:p>
    <w:p w14:paraId="600AA98F" w14:textId="6AE7F794" w:rsidR="00803801" w:rsidRDefault="00CD045A" w:rsidP="00803801">
      <w:pPr>
        <w:pStyle w:val="adatok"/>
        <w:jc w:val="center"/>
      </w:pPr>
      <w:r>
        <w:fldChar w:fldCharType="begin"/>
      </w:r>
      <w:r>
        <w:instrText xml:space="preserve"> SUBJECT   \* MERGEFORMAT </w:instrText>
      </w:r>
      <w:r>
        <w:fldChar w:fldCharType="separate"/>
      </w:r>
      <w:r w:rsidR="002C05DD">
        <w:t>GIROMail kezelői kézikönyv és technikai segédlet</w:t>
      </w:r>
      <w:r>
        <w:fldChar w:fldCharType="end"/>
      </w:r>
      <w:r w:rsidR="003812E0">
        <w:t xml:space="preserve"> </w:t>
      </w:r>
      <w:r>
        <w:fldChar w:fldCharType="begin"/>
      </w:r>
      <w:r>
        <w:instrText xml:space="preserve"> DOCPROPERTY  verzió  \* MERGEFORMAT </w:instrText>
      </w:r>
      <w:r>
        <w:fldChar w:fldCharType="separate"/>
      </w:r>
      <w:r w:rsidR="00390BD7">
        <w:t>v1.4</w:t>
      </w:r>
      <w:r>
        <w:fldChar w:fldCharType="end"/>
      </w:r>
    </w:p>
    <w:p w14:paraId="5EA6CC2E" w14:textId="1417AA2B" w:rsidR="003812E0" w:rsidRDefault="00BB3ADE" w:rsidP="00803801">
      <w:pPr>
        <w:pStyle w:val="adatok"/>
        <w:jc w:val="center"/>
      </w:pPr>
      <w:r>
        <w:t xml:space="preserve">Oldalak száma: </w:t>
      </w:r>
      <w:r w:rsidR="00CD045A">
        <w:fldChar w:fldCharType="begin"/>
      </w:r>
      <w:r w:rsidR="00CD045A">
        <w:instrText xml:space="preserve"> NUMPAGES   \* MERGEFORMAT </w:instrText>
      </w:r>
      <w:r w:rsidR="00CD045A">
        <w:fldChar w:fldCharType="separate"/>
      </w:r>
      <w:r w:rsidR="001A086C">
        <w:rPr>
          <w:noProof/>
        </w:rPr>
        <w:t>28</w:t>
      </w:r>
      <w:r w:rsidR="00CD045A">
        <w:rPr>
          <w:noProof/>
        </w:rPr>
        <w:fldChar w:fldCharType="end"/>
      </w:r>
    </w:p>
    <w:p w14:paraId="3FF3E0C5" w14:textId="77777777" w:rsidR="003812E0" w:rsidRDefault="003812E0" w:rsidP="003812E0">
      <w:pPr>
        <w:pStyle w:val="szerzok"/>
      </w:pPr>
      <w:r>
        <w:t>© GIRO Zrt.</w:t>
      </w:r>
    </w:p>
    <w:p w14:paraId="0A02BA2A" w14:textId="588E623F" w:rsidR="003812E0" w:rsidRPr="003812E0" w:rsidRDefault="003812E0" w:rsidP="003812E0">
      <w:pPr>
        <w:pStyle w:val="szerzok"/>
      </w:pPr>
      <w:r>
        <w:t xml:space="preserve">Budapest, </w:t>
      </w:r>
      <w:r w:rsidR="00CD045A">
        <w:fldChar w:fldCharType="begin"/>
      </w:r>
      <w:r w:rsidR="00CD045A">
        <w:instrText xml:space="preserve"> DOCPROPERTY  kiadás_dátuma  \* MERGEFORMAT </w:instrText>
      </w:r>
      <w:r w:rsidR="00CD045A">
        <w:fldChar w:fldCharType="separate"/>
      </w:r>
      <w:r w:rsidR="00803801">
        <w:t>2017.06.15.</w:t>
      </w:r>
      <w:r w:rsidR="00CD045A">
        <w:fldChar w:fldCharType="end"/>
      </w:r>
    </w:p>
    <w:p w14:paraId="25AC9382" w14:textId="77777777" w:rsidR="00D7079F" w:rsidRDefault="00D7079F" w:rsidP="00D7079F">
      <w:pPr>
        <w:pStyle w:val="Dokumentumalcm"/>
        <w:sectPr w:rsidR="00D7079F" w:rsidSect="00EE3074">
          <w:headerReference w:type="even" r:id="rId12"/>
          <w:headerReference w:type="default" r:id="rId13"/>
          <w:footerReference w:type="even" r:id="rId14"/>
          <w:footerReference w:type="default" r:id="rId15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68A3A92E" w14:textId="77777777" w:rsidR="00217BC5" w:rsidRDefault="00217BC5" w:rsidP="00217BC5">
      <w:pPr>
        <w:pStyle w:val="Tartalomcm"/>
      </w:pPr>
      <w:r>
        <w:lastRenderedPageBreak/>
        <w:t>Tartalomjegyzék</w:t>
      </w:r>
    </w:p>
    <w:p w14:paraId="2EBC1A0E" w14:textId="34B853A7" w:rsidR="00E04722" w:rsidRDefault="00217BC5">
      <w:pPr>
        <w:pStyle w:val="TJ1"/>
        <w:rPr>
          <w:ins w:id="1" w:author="Kántor Sándor" w:date="2018-02-22T09:53:00Z"/>
          <w:rFonts w:asciiTheme="minorHAnsi" w:eastAsiaTheme="minorEastAsia" w:hAnsiTheme="minorHAnsi" w:cstheme="minorBidi"/>
          <w:b w:val="0"/>
          <w:bCs w:val="0"/>
          <w:smallCaps w:val="0"/>
          <w:noProof/>
          <w:spacing w:val="0"/>
          <w:sz w:val="22"/>
          <w:szCs w:val="22"/>
        </w:rPr>
      </w:pPr>
      <w:r>
        <w:fldChar w:fldCharType="begin"/>
      </w:r>
      <w:r>
        <w:instrText xml:space="preserve"> TOC \h \z \t "cím_3;3;cím_4;4;cím_5;5;cím_2;2;Cím_1;1;melléklet_1;2" </w:instrText>
      </w:r>
      <w:r>
        <w:fldChar w:fldCharType="separate"/>
      </w:r>
      <w:ins w:id="2" w:author="Kántor Sándor" w:date="2018-02-22T09:53:00Z">
        <w:r w:rsidR="00E04722" w:rsidRPr="005454CF">
          <w:rPr>
            <w:noProof/>
          </w:rPr>
          <w:fldChar w:fldCharType="begin"/>
        </w:r>
        <w:r w:rsidR="00E04722" w:rsidRPr="005454CF">
          <w:rPr>
            <w:noProof/>
          </w:rPr>
          <w:instrText xml:space="preserve"> </w:instrText>
        </w:r>
        <w:r w:rsidR="00E04722">
          <w:rPr>
            <w:noProof/>
          </w:rPr>
          <w:instrText>HYPERLINK \l "_Toc507056551"</w:instrText>
        </w:r>
        <w:r w:rsidR="00E04722" w:rsidRPr="005454CF">
          <w:rPr>
            <w:noProof/>
          </w:rPr>
          <w:instrText xml:space="preserve"> </w:instrText>
        </w:r>
        <w:r w:rsidR="00E04722" w:rsidRPr="005454CF">
          <w:rPr>
            <w:noProof/>
          </w:rPr>
          <w:fldChar w:fldCharType="separate"/>
        </w:r>
        <w:r w:rsidR="00E04722" w:rsidRPr="005454CF">
          <w:rPr>
            <w:noProof/>
          </w:rPr>
          <w:t>1.</w:t>
        </w:r>
        <w:r w:rsidR="00E04722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pacing w:val="0"/>
            <w:sz w:val="22"/>
            <w:szCs w:val="22"/>
          </w:rPr>
          <w:tab/>
        </w:r>
        <w:r w:rsidR="00E04722" w:rsidRPr="005454CF">
          <w:rPr>
            <w:noProof/>
          </w:rPr>
          <w:t>GIROMail szolgáltatás célja</w:t>
        </w:r>
        <w:r w:rsidR="00E04722">
          <w:rPr>
            <w:noProof/>
            <w:webHidden/>
          </w:rPr>
          <w:tab/>
        </w:r>
        <w:r w:rsidR="00E04722">
          <w:rPr>
            <w:noProof/>
            <w:webHidden/>
          </w:rPr>
          <w:fldChar w:fldCharType="begin"/>
        </w:r>
        <w:r w:rsidR="00E04722">
          <w:rPr>
            <w:noProof/>
            <w:webHidden/>
          </w:rPr>
          <w:instrText xml:space="preserve"> PAGEREF _Toc507056551 \h </w:instrText>
        </w:r>
      </w:ins>
      <w:r w:rsidR="00E04722">
        <w:rPr>
          <w:noProof/>
          <w:webHidden/>
        </w:rPr>
      </w:r>
      <w:r w:rsidR="00E04722">
        <w:rPr>
          <w:noProof/>
          <w:webHidden/>
        </w:rPr>
        <w:fldChar w:fldCharType="separate"/>
      </w:r>
      <w:ins w:id="3" w:author="Kántor Sándor" w:date="2018-02-22T09:53:00Z">
        <w:r w:rsidR="00E04722">
          <w:rPr>
            <w:noProof/>
            <w:webHidden/>
          </w:rPr>
          <w:t>1</w:t>
        </w:r>
        <w:r w:rsidR="00E04722">
          <w:rPr>
            <w:noProof/>
            <w:webHidden/>
          </w:rPr>
          <w:fldChar w:fldCharType="end"/>
        </w:r>
        <w:r w:rsidR="00E04722" w:rsidRPr="005454CF">
          <w:rPr>
            <w:noProof/>
          </w:rPr>
          <w:fldChar w:fldCharType="end"/>
        </w:r>
      </w:ins>
    </w:p>
    <w:p w14:paraId="0140515F" w14:textId="2F882D6B" w:rsidR="00E04722" w:rsidRDefault="00E04722">
      <w:pPr>
        <w:pStyle w:val="TJ1"/>
        <w:rPr>
          <w:ins w:id="4" w:author="Kántor Sándor" w:date="2018-02-22T09:53:00Z"/>
          <w:rFonts w:asciiTheme="minorHAnsi" w:eastAsiaTheme="minorEastAsia" w:hAnsiTheme="minorHAnsi" w:cstheme="minorBidi"/>
          <w:b w:val="0"/>
          <w:bCs w:val="0"/>
          <w:smallCaps w:val="0"/>
          <w:noProof/>
          <w:spacing w:val="0"/>
          <w:sz w:val="22"/>
          <w:szCs w:val="22"/>
        </w:rPr>
      </w:pPr>
      <w:ins w:id="5" w:author="Kántor Sándor" w:date="2018-02-22T09:53:00Z">
        <w:r w:rsidRPr="005454CF">
          <w:rPr>
            <w:noProof/>
          </w:rPr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"_Toc507056552"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pacing w:val="0"/>
            <w:sz w:val="22"/>
            <w:szCs w:val="22"/>
          </w:rPr>
          <w:tab/>
        </w:r>
        <w:r w:rsidRPr="005454CF">
          <w:rPr>
            <w:noProof/>
          </w:rPr>
          <w:t>Működési követelmények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_Toc507056552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" w:author="Kántor Sándor" w:date="2018-02-22T09:53:00Z"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1B7E6B87" w14:textId="5CFE881C" w:rsidR="00E04722" w:rsidRDefault="00E04722">
      <w:pPr>
        <w:pStyle w:val="TJ2"/>
        <w:rPr>
          <w:ins w:id="7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ins w:id="8" w:author="Kántor Sándor" w:date="2018-02-22T09:53:00Z">
        <w:r w:rsidRPr="005454CF">
          <w:rPr>
            <w:noProof/>
          </w:rPr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"_Toc507056553"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2.1.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5454CF">
          <w:rPr>
            <w:noProof/>
          </w:rPr>
          <w:t>Használattal kapcsolatos előfeltételek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_Toc507056553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" w:author="Kántor Sándor" w:date="2018-02-22T09:53:00Z"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5BEFCE7E" w14:textId="42B5BC05" w:rsidR="00E04722" w:rsidRDefault="00E04722">
      <w:pPr>
        <w:pStyle w:val="TJ2"/>
        <w:rPr>
          <w:ins w:id="10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ins w:id="11" w:author="Kántor Sándor" w:date="2018-02-22T09:53:00Z">
        <w:r w:rsidRPr="005454CF">
          <w:rPr>
            <w:noProof/>
          </w:rPr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"_Toc507056554"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2.2.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5454CF">
          <w:rPr>
            <w:noProof/>
          </w:rPr>
          <w:t>A szolgáltatás elérésének helye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_Toc507056554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" w:author="Kántor Sándor" w:date="2018-02-22T09:53:00Z"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19D1A2D0" w14:textId="773E02A5" w:rsidR="00E04722" w:rsidRDefault="00E04722">
      <w:pPr>
        <w:pStyle w:val="TJ2"/>
        <w:rPr>
          <w:ins w:id="13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ins w:id="14" w:author="Kántor Sándor" w:date="2018-02-22T09:53:00Z">
        <w:r w:rsidRPr="005454CF">
          <w:rPr>
            <w:noProof/>
          </w:rPr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"_Toc507056555"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2.3.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5454CF">
          <w:rPr>
            <w:noProof/>
          </w:rPr>
          <w:t>Támogatott környezetek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_Toc507056555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5" w:author="Kántor Sándor" w:date="2018-02-22T09:53:00Z"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1A5FB811" w14:textId="55D4FCBA" w:rsidR="00E04722" w:rsidRDefault="00E04722">
      <w:pPr>
        <w:pStyle w:val="TJ2"/>
        <w:rPr>
          <w:ins w:id="16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ins w:id="17" w:author="Kántor Sándor" w:date="2018-02-22T09:53:00Z">
        <w:r w:rsidRPr="005454CF">
          <w:rPr>
            <w:noProof/>
          </w:rPr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"_Toc507056556"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2.4.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5454CF">
          <w:rPr>
            <w:noProof/>
          </w:rPr>
          <w:t>Ügyfél oldali hálózati beállítások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_Toc507056556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8" w:author="Kántor Sándor" w:date="2018-02-22T09:53:00Z"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652527FC" w14:textId="75F7A658" w:rsidR="00E04722" w:rsidRDefault="00E04722">
      <w:pPr>
        <w:pStyle w:val="TJ2"/>
        <w:rPr>
          <w:ins w:id="19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ins w:id="20" w:author="Kántor Sándor" w:date="2018-02-22T09:53:00Z">
        <w:r w:rsidRPr="005454CF">
          <w:rPr>
            <w:noProof/>
          </w:rPr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"_Toc507056557"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2.5.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5454CF">
          <w:rPr>
            <w:noProof/>
          </w:rPr>
          <w:t>Ügyfél oldali technikai beállítások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_Toc507056557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1" w:author="Kántor Sándor" w:date="2018-02-22T09:53:00Z"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5D7BD725" w14:textId="1646B29F" w:rsidR="00E04722" w:rsidRDefault="00E04722">
      <w:pPr>
        <w:pStyle w:val="TJ3"/>
        <w:rPr>
          <w:ins w:id="22" w:author="Kántor Sándor" w:date="2018-02-22T09:53:00Z"/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ins w:id="23" w:author="Kántor Sándor" w:date="2018-02-22T09:53:00Z">
        <w:r w:rsidRPr="005454CF">
          <w:rPr>
            <w:noProof/>
          </w:rPr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"_Toc507056558"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2.5.1.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5454CF">
          <w:rPr>
            <w:noProof/>
          </w:rPr>
          <w:t>GIROLock kártya használatához kapcsolódó beállítások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_Toc507056558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4" w:author="Kántor Sándor" w:date="2018-02-22T09:53:00Z"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72F99628" w14:textId="48FCB342" w:rsidR="00E04722" w:rsidRDefault="00E04722">
      <w:pPr>
        <w:pStyle w:val="TJ3"/>
        <w:rPr>
          <w:ins w:id="25" w:author="Kántor Sándor" w:date="2018-02-22T09:53:00Z"/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ins w:id="26" w:author="Kántor Sándor" w:date="2018-02-22T09:53:00Z">
        <w:r w:rsidRPr="005454CF">
          <w:rPr>
            <w:noProof/>
          </w:rPr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"_Toc507056559"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2.5.2.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5454CF">
          <w:rPr>
            <w:noProof/>
          </w:rPr>
          <w:t>Internet Explorer beállítások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_Toc507056559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27" w:author="Kántor Sándor" w:date="2018-02-22T09:53:00Z"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6C027610" w14:textId="79EC8A7A" w:rsidR="00E04722" w:rsidRDefault="00E04722">
      <w:pPr>
        <w:pStyle w:val="TJ3"/>
        <w:rPr>
          <w:ins w:id="28" w:author="Kántor Sándor" w:date="2018-02-22T09:53:00Z"/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ins w:id="29" w:author="Kántor Sándor" w:date="2018-02-22T09:53:00Z">
        <w:r w:rsidRPr="005454CF">
          <w:rPr>
            <w:noProof/>
          </w:rPr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"_Toc507056560"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2.5.3.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5454CF">
          <w:rPr>
            <w:noProof/>
          </w:rPr>
          <w:t>Java környezet ellenőrzése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_Toc507056560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0" w:author="Kántor Sándor" w:date="2018-02-22T09:53:00Z"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357835A1" w14:textId="47EA2624" w:rsidR="00E04722" w:rsidRDefault="00E04722">
      <w:pPr>
        <w:pStyle w:val="TJ4"/>
        <w:rPr>
          <w:ins w:id="31" w:author="Kántor Sándor" w:date="2018-02-22T09:53:00Z"/>
          <w:rFonts w:asciiTheme="minorHAnsi" w:eastAsiaTheme="minorEastAsia" w:hAnsiTheme="minorHAnsi" w:cstheme="minorBidi"/>
          <w:noProof/>
          <w:sz w:val="22"/>
          <w:szCs w:val="22"/>
        </w:rPr>
      </w:pPr>
      <w:ins w:id="32" w:author="Kántor Sándor" w:date="2018-02-22T09:53:00Z">
        <w:r w:rsidRPr="005454CF">
          <w:rPr>
            <w:noProof/>
          </w:rPr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"_Toc507056561"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2.5.3.1.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454CF">
          <w:rPr>
            <w:noProof/>
          </w:rPr>
          <w:t>Java verzió parancssori ellenőrzése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_Toc507056561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3" w:author="Kántor Sándor" w:date="2018-02-22T09:53:00Z"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5FAE3807" w14:textId="449A02FE" w:rsidR="00E04722" w:rsidRDefault="00E04722">
      <w:pPr>
        <w:pStyle w:val="TJ4"/>
        <w:rPr>
          <w:ins w:id="34" w:author="Kántor Sándor" w:date="2018-02-22T09:53:00Z"/>
          <w:rFonts w:asciiTheme="minorHAnsi" w:eastAsiaTheme="minorEastAsia" w:hAnsiTheme="minorHAnsi" w:cstheme="minorBidi"/>
          <w:noProof/>
          <w:sz w:val="22"/>
          <w:szCs w:val="22"/>
        </w:rPr>
      </w:pPr>
      <w:ins w:id="35" w:author="Kántor Sándor" w:date="2018-02-22T09:53:00Z">
        <w:r w:rsidRPr="005454CF">
          <w:rPr>
            <w:noProof/>
          </w:rPr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"_Toc507056562"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2.5.3.2.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454CF">
          <w:rPr>
            <w:noProof/>
          </w:rPr>
          <w:t>Java verzió ellenőrzése Java Control Panel segítségével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_Toc507056562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6" w:author="Kántor Sándor" w:date="2018-02-22T09:53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39A85CE1" w14:textId="7CCB2F31" w:rsidR="00E04722" w:rsidRDefault="00E04722">
      <w:pPr>
        <w:pStyle w:val="TJ3"/>
        <w:rPr>
          <w:ins w:id="37" w:author="Kántor Sándor" w:date="2018-02-22T09:53:00Z"/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ins w:id="38" w:author="Kántor Sándor" w:date="2018-02-22T09:53:00Z">
        <w:r w:rsidRPr="005454CF">
          <w:rPr>
            <w:noProof/>
          </w:rPr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"_Toc507056563"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2.5.4.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5454CF">
          <w:rPr>
            <w:noProof/>
          </w:rPr>
          <w:t>GIROLock kibocsátói tanúsítványok importálása a Java-ba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_Toc507056563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39" w:author="Kántor Sándor" w:date="2018-02-22T09:53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0AFFF2A4" w14:textId="2463C7FC" w:rsidR="00E04722" w:rsidRDefault="00E04722">
      <w:pPr>
        <w:pStyle w:val="TJ3"/>
        <w:rPr>
          <w:ins w:id="40" w:author="Kántor Sándor" w:date="2018-02-22T09:53:00Z"/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ins w:id="41" w:author="Kántor Sándor" w:date="2018-02-22T09:53:00Z">
        <w:r w:rsidRPr="005454CF">
          <w:rPr>
            <w:noProof/>
          </w:rPr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"_Toc507056564"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2.5.5.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5454CF">
          <w:rPr>
            <w:noProof/>
          </w:rPr>
          <w:t>Egyéb Java beállítások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_Toc507056564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2" w:author="Kántor Sándor" w:date="2018-02-22T09:53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180C3B52" w14:textId="140C191A" w:rsidR="00E04722" w:rsidRDefault="00E04722">
      <w:pPr>
        <w:pStyle w:val="TJ2"/>
        <w:rPr>
          <w:ins w:id="43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ins w:id="44" w:author="Kántor Sándor" w:date="2018-02-22T09:53:00Z">
        <w:r w:rsidRPr="005454CF">
          <w:rPr>
            <w:noProof/>
          </w:rPr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"_Toc507056572"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2.6.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5454CF">
          <w:rPr>
            <w:noProof/>
          </w:rPr>
          <w:t>Feladatok az első indítást követően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_Toc507056572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5" w:author="Kántor Sándor" w:date="2018-02-22T09:53:00Z"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284C860B" w14:textId="342DE761" w:rsidR="00E04722" w:rsidRDefault="00E04722">
      <w:pPr>
        <w:pStyle w:val="TJ1"/>
        <w:rPr>
          <w:ins w:id="46" w:author="Kántor Sándor" w:date="2018-02-22T09:53:00Z"/>
          <w:rFonts w:asciiTheme="minorHAnsi" w:eastAsiaTheme="minorEastAsia" w:hAnsiTheme="minorHAnsi" w:cstheme="minorBidi"/>
          <w:b w:val="0"/>
          <w:bCs w:val="0"/>
          <w:smallCaps w:val="0"/>
          <w:noProof/>
          <w:spacing w:val="0"/>
          <w:sz w:val="22"/>
          <w:szCs w:val="22"/>
        </w:rPr>
      </w:pPr>
      <w:ins w:id="47" w:author="Kántor Sándor" w:date="2018-02-22T09:53:00Z">
        <w:r w:rsidRPr="005454CF">
          <w:rPr>
            <w:noProof/>
          </w:rPr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"_Toc507056581"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pacing w:val="0"/>
            <w:sz w:val="22"/>
            <w:szCs w:val="22"/>
          </w:rPr>
          <w:tab/>
        </w:r>
        <w:r w:rsidRPr="005454CF">
          <w:rPr>
            <w:noProof/>
          </w:rPr>
          <w:t>Felhasználói segédlet az alkalmazás használatához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_Toc507056581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48" w:author="Kántor Sándor" w:date="2018-02-22T09:53:00Z"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1ABF11E4" w14:textId="0949A5E2" w:rsidR="00E04722" w:rsidRDefault="00E04722">
      <w:pPr>
        <w:pStyle w:val="TJ2"/>
        <w:rPr>
          <w:ins w:id="49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ins w:id="50" w:author="Kántor Sándor" w:date="2018-02-22T09:53:00Z">
        <w:r w:rsidRPr="005454CF">
          <w:rPr>
            <w:noProof/>
          </w:rPr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"_Toc507056582"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3.1.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5454CF">
          <w:rPr>
            <w:noProof/>
          </w:rPr>
          <w:t>Bejelentkezés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_Toc507056582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1" w:author="Kántor Sándor" w:date="2018-02-22T09:53:00Z"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2F1E0CA7" w14:textId="4CC4C60C" w:rsidR="00E04722" w:rsidRDefault="00E04722">
      <w:pPr>
        <w:pStyle w:val="TJ2"/>
        <w:rPr>
          <w:ins w:id="52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ins w:id="53" w:author="Kántor Sándor" w:date="2018-02-22T09:53:00Z">
        <w:r w:rsidRPr="005454CF">
          <w:rPr>
            <w:noProof/>
          </w:rPr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"_Toc507056583"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3.2.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5454CF">
          <w:rPr>
            <w:noProof/>
          </w:rPr>
          <w:t>Felhasználói felület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_Toc507056583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4" w:author="Kántor Sándor" w:date="2018-02-22T09:53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2ED83EAE" w14:textId="4449CD32" w:rsidR="00E04722" w:rsidRDefault="00E04722">
      <w:pPr>
        <w:pStyle w:val="TJ2"/>
        <w:rPr>
          <w:ins w:id="55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ins w:id="56" w:author="Kántor Sándor" w:date="2018-02-22T09:53:00Z">
        <w:r w:rsidRPr="005454CF">
          <w:rPr>
            <w:noProof/>
          </w:rPr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"_Toc507056584"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3.3.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5454CF">
          <w:rPr>
            <w:noProof/>
          </w:rPr>
          <w:t>Archiválás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_Toc507056584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57" w:author="Kántor Sándor" w:date="2018-02-22T09:53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38E97526" w14:textId="129E4DE1" w:rsidR="00E04722" w:rsidRDefault="00E04722">
      <w:pPr>
        <w:pStyle w:val="TJ2"/>
        <w:rPr>
          <w:ins w:id="58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ins w:id="59" w:author="Kántor Sándor" w:date="2018-02-22T09:53:00Z">
        <w:r w:rsidRPr="005454CF">
          <w:rPr>
            <w:noProof/>
          </w:rPr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"_Toc507056585"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3.4.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5454CF">
          <w:rPr>
            <w:noProof/>
          </w:rPr>
          <w:t>Beállítások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_Toc507056585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0" w:author="Kántor Sándor" w:date="2018-02-22T09:53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6F4007C5" w14:textId="0195813F" w:rsidR="00E04722" w:rsidRDefault="00E04722">
      <w:pPr>
        <w:pStyle w:val="TJ2"/>
        <w:rPr>
          <w:ins w:id="61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ins w:id="62" w:author="Kántor Sándor" w:date="2018-02-22T09:53:00Z">
        <w:r w:rsidRPr="005454CF">
          <w:rPr>
            <w:noProof/>
          </w:rPr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"_Toc507056586"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3.5.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5454CF">
          <w:rPr>
            <w:noProof/>
          </w:rPr>
          <w:t>Címlisták kezelése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_Toc507056586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3" w:author="Kántor Sándor" w:date="2018-02-22T09:53:00Z"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06771006" w14:textId="79D19D09" w:rsidR="00E04722" w:rsidRDefault="00E04722">
      <w:pPr>
        <w:pStyle w:val="TJ2"/>
        <w:rPr>
          <w:ins w:id="64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ins w:id="65" w:author="Kántor Sándor" w:date="2018-02-22T09:53:00Z">
        <w:r w:rsidRPr="005454CF">
          <w:rPr>
            <w:noProof/>
          </w:rPr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"_Toc507056587"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3.6.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5454CF">
          <w:rPr>
            <w:noProof/>
          </w:rPr>
          <w:t>Mappák Kezelése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_Toc507056587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6" w:author="Kántor Sándor" w:date="2018-02-22T09:53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20AE689C" w14:textId="7C8471E5" w:rsidR="00E04722" w:rsidRDefault="00E04722">
      <w:pPr>
        <w:pStyle w:val="TJ3"/>
        <w:rPr>
          <w:ins w:id="67" w:author="Kántor Sándor" w:date="2018-02-22T09:53:00Z"/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ins w:id="68" w:author="Kántor Sándor" w:date="2018-02-22T09:53:00Z">
        <w:r w:rsidRPr="005454CF">
          <w:rPr>
            <w:noProof/>
          </w:rPr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"_Toc507056588"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3.6.1.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5454CF">
          <w:rPr>
            <w:noProof/>
          </w:rPr>
          <w:t>Új mappa létrehozása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_Toc507056588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9" w:author="Kántor Sándor" w:date="2018-02-22T09:53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5DEFE583" w14:textId="3C317068" w:rsidR="00E04722" w:rsidRDefault="00E04722">
      <w:pPr>
        <w:pStyle w:val="TJ3"/>
        <w:rPr>
          <w:ins w:id="70" w:author="Kántor Sándor" w:date="2018-02-22T09:53:00Z"/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ins w:id="71" w:author="Kántor Sándor" w:date="2018-02-22T09:53:00Z">
        <w:r w:rsidRPr="005454CF">
          <w:rPr>
            <w:noProof/>
          </w:rPr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"_Toc507056589"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3.6.2.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5454CF">
          <w:rPr>
            <w:noProof/>
          </w:rPr>
          <w:t>Mappa átnevezése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_Toc507056589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2" w:author="Kántor Sándor" w:date="2018-02-22T09:53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5744BF4F" w14:textId="51647206" w:rsidR="00E04722" w:rsidRDefault="00E04722">
      <w:pPr>
        <w:pStyle w:val="TJ3"/>
        <w:rPr>
          <w:ins w:id="73" w:author="Kántor Sándor" w:date="2018-02-22T09:53:00Z"/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ins w:id="74" w:author="Kántor Sándor" w:date="2018-02-22T09:53:00Z">
        <w:r w:rsidRPr="005454CF">
          <w:rPr>
            <w:noProof/>
          </w:rPr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"_Toc507056590"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3.6.3.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5454CF">
          <w:rPr>
            <w:noProof/>
          </w:rPr>
          <w:t>Mappa törlése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_Toc507056590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5" w:author="Kántor Sándor" w:date="2018-02-22T09:53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036C290C" w14:textId="115D3618" w:rsidR="00E04722" w:rsidRDefault="00E04722">
      <w:pPr>
        <w:pStyle w:val="TJ2"/>
        <w:rPr>
          <w:ins w:id="76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ins w:id="77" w:author="Kántor Sándor" w:date="2018-02-22T09:53:00Z">
        <w:r w:rsidRPr="005454CF">
          <w:rPr>
            <w:noProof/>
          </w:rPr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"_Toc507056591"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3.7.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5454CF">
          <w:rPr>
            <w:noProof/>
          </w:rPr>
          <w:t>Üzenetek létrehozása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_Toc507056591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8" w:author="Kántor Sándor" w:date="2018-02-22T09:53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676F61B0" w14:textId="72A1D45C" w:rsidR="00E04722" w:rsidRDefault="00E04722">
      <w:pPr>
        <w:pStyle w:val="TJ2"/>
        <w:rPr>
          <w:ins w:id="79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ins w:id="80" w:author="Kántor Sándor" w:date="2018-02-22T09:53:00Z">
        <w:r w:rsidRPr="005454CF">
          <w:rPr>
            <w:noProof/>
          </w:rPr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"_Toc507056592"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3.8.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5454CF">
          <w:rPr>
            <w:noProof/>
          </w:rPr>
          <w:t>Üzenetek újraküldése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_Toc507056592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1" w:author="Kántor Sándor" w:date="2018-02-22T09:53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37037CD9" w14:textId="000BADAD" w:rsidR="00E04722" w:rsidRDefault="00E04722">
      <w:pPr>
        <w:pStyle w:val="TJ2"/>
        <w:rPr>
          <w:ins w:id="82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ins w:id="83" w:author="Kántor Sándor" w:date="2018-02-22T09:53:00Z">
        <w:r w:rsidRPr="005454CF">
          <w:rPr>
            <w:noProof/>
          </w:rPr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"_Toc507056593"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3.9.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5454CF">
          <w:rPr>
            <w:noProof/>
          </w:rPr>
          <w:t>Piszkozatok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_Toc507056593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4" w:author="Kántor Sándor" w:date="2018-02-22T09:53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1BD9577E" w14:textId="691EC44F" w:rsidR="00E04722" w:rsidRDefault="00E04722">
      <w:pPr>
        <w:pStyle w:val="TJ2"/>
        <w:rPr>
          <w:ins w:id="85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ins w:id="86" w:author="Kántor Sándor" w:date="2018-02-22T09:53:00Z">
        <w:r w:rsidRPr="005454CF">
          <w:rPr>
            <w:noProof/>
          </w:rPr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"_Toc507056594"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3.10.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5454CF">
          <w:rPr>
            <w:noProof/>
          </w:rPr>
          <w:t>Üzenetek áthelyezése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_Toc507056594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87" w:author="Kántor Sándor" w:date="2018-02-22T09:53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7BFE3B43" w14:textId="4A9C778D" w:rsidR="00E04722" w:rsidRDefault="00E04722">
      <w:pPr>
        <w:pStyle w:val="TJ2"/>
        <w:rPr>
          <w:ins w:id="88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ins w:id="89" w:author="Kántor Sándor" w:date="2018-02-22T09:53:00Z">
        <w:r w:rsidRPr="005454CF">
          <w:rPr>
            <w:noProof/>
          </w:rPr>
          <w:lastRenderedPageBreak/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"_Toc507056595"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3.11.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5454CF">
          <w:rPr>
            <w:noProof/>
          </w:rPr>
          <w:t>Üzenetek mentése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_Toc507056595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0" w:author="Kántor Sándor" w:date="2018-02-22T09:53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633465E9" w14:textId="593EA068" w:rsidR="00E04722" w:rsidRDefault="00E04722">
      <w:pPr>
        <w:pStyle w:val="TJ2"/>
        <w:rPr>
          <w:ins w:id="91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ins w:id="92" w:author="Kántor Sándor" w:date="2018-02-22T09:53:00Z">
        <w:r w:rsidRPr="005454CF">
          <w:rPr>
            <w:noProof/>
          </w:rPr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"_Toc507056596"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3.12.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5454CF">
          <w:rPr>
            <w:noProof/>
          </w:rPr>
          <w:t>Csatolmányok letöltése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_Toc507056596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3" w:author="Kántor Sándor" w:date="2018-02-22T09:53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6C367D20" w14:textId="421354E5" w:rsidR="00E04722" w:rsidRDefault="00E04722">
      <w:pPr>
        <w:pStyle w:val="TJ2"/>
        <w:rPr>
          <w:ins w:id="94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ins w:id="95" w:author="Kántor Sándor" w:date="2018-02-22T09:53:00Z">
        <w:r w:rsidRPr="005454CF">
          <w:rPr>
            <w:noProof/>
          </w:rPr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"_Toc507056597"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3.13.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5454CF">
          <w:rPr>
            <w:noProof/>
          </w:rPr>
          <w:t>Üzenetek törlése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_Toc507056597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6" w:author="Kántor Sándor" w:date="2018-02-22T09:53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016B1A88" w14:textId="1E5BE295" w:rsidR="00E04722" w:rsidRDefault="00E04722">
      <w:pPr>
        <w:pStyle w:val="TJ2"/>
        <w:rPr>
          <w:ins w:id="97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ins w:id="98" w:author="Kántor Sándor" w:date="2018-02-22T09:53:00Z">
        <w:r w:rsidRPr="005454CF">
          <w:rPr>
            <w:noProof/>
          </w:rPr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"_Toc507056598"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3.14.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5454CF">
          <w:rPr>
            <w:noProof/>
          </w:rPr>
          <w:t>Üzenet státuszának módosítása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_Toc507056598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99" w:author="Kántor Sándor" w:date="2018-02-22T09:53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04E58816" w14:textId="2508150D" w:rsidR="00E04722" w:rsidRDefault="00E04722">
      <w:pPr>
        <w:pStyle w:val="TJ2"/>
        <w:rPr>
          <w:ins w:id="100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ins w:id="101" w:author="Kántor Sándor" w:date="2018-02-22T09:53:00Z">
        <w:r w:rsidRPr="005454CF">
          <w:rPr>
            <w:noProof/>
          </w:rPr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"_Toc507056599"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3.15.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5454CF">
          <w:rPr>
            <w:noProof/>
          </w:rPr>
          <w:t>Információ az üzenet feladójára, címzettjeire vonatkozóan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_Toc507056599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2" w:author="Kántor Sándor" w:date="2018-02-22T09:53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74A25BB4" w14:textId="4074B0C5" w:rsidR="00E04722" w:rsidRDefault="00E04722">
      <w:pPr>
        <w:pStyle w:val="TJ2"/>
        <w:rPr>
          <w:ins w:id="103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ins w:id="104" w:author="Kántor Sándor" w:date="2018-02-22T09:53:00Z">
        <w:r w:rsidRPr="005454CF">
          <w:rPr>
            <w:noProof/>
          </w:rPr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"_Toc507056600"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3.16.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5454CF">
          <w:rPr>
            <w:noProof/>
          </w:rPr>
          <w:t>Válasz üzenet küldése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_Toc507056600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5" w:author="Kántor Sándor" w:date="2018-02-22T09:53:00Z"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13A4F812" w14:textId="14F0F65F" w:rsidR="00E04722" w:rsidRDefault="00E04722">
      <w:pPr>
        <w:pStyle w:val="TJ2"/>
        <w:rPr>
          <w:ins w:id="106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ins w:id="107" w:author="Kántor Sándor" w:date="2018-02-22T09:53:00Z">
        <w:r w:rsidRPr="005454CF">
          <w:rPr>
            <w:noProof/>
          </w:rPr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"_Toc507056601"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3.17.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5454CF">
          <w:rPr>
            <w:noProof/>
          </w:rPr>
          <w:t>Válasz üzenetek fogadása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_Toc507056601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08" w:author="Kántor Sándor" w:date="2018-02-22T09:53:00Z"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3ACD7F84" w14:textId="563F60B0" w:rsidR="00E04722" w:rsidRDefault="00E04722">
      <w:pPr>
        <w:pStyle w:val="TJ2"/>
        <w:rPr>
          <w:ins w:id="109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ins w:id="110" w:author="Kántor Sándor" w:date="2018-02-22T09:53:00Z">
        <w:r w:rsidRPr="005454CF">
          <w:rPr>
            <w:noProof/>
          </w:rPr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"_Toc507056602"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3.18.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5454CF">
          <w:rPr>
            <w:noProof/>
          </w:rPr>
          <w:t>Üzenet olvasottsági státusza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_Toc507056602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1" w:author="Kántor Sándor" w:date="2018-02-22T09:53:00Z"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78A1AE89" w14:textId="1E128D5C" w:rsidR="00E04722" w:rsidRDefault="00E04722">
      <w:pPr>
        <w:pStyle w:val="TJ2"/>
        <w:rPr>
          <w:ins w:id="112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ins w:id="113" w:author="Kántor Sándor" w:date="2018-02-22T09:53:00Z">
        <w:r w:rsidRPr="005454CF">
          <w:rPr>
            <w:noProof/>
          </w:rPr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"_Toc507056603"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3.19.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5454CF">
          <w:rPr>
            <w:noProof/>
          </w:rPr>
          <w:t>Timeout (intaktvitás) figyelmeztetés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_Toc507056603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4" w:author="Kántor Sándor" w:date="2018-02-22T09:53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6DB1B7D3" w14:textId="18668E91" w:rsidR="00E04722" w:rsidRDefault="00E04722">
      <w:pPr>
        <w:pStyle w:val="TJ1"/>
        <w:rPr>
          <w:ins w:id="115" w:author="Kántor Sándor" w:date="2018-02-22T09:53:00Z"/>
          <w:rFonts w:asciiTheme="minorHAnsi" w:eastAsiaTheme="minorEastAsia" w:hAnsiTheme="minorHAnsi" w:cstheme="minorBidi"/>
          <w:b w:val="0"/>
          <w:bCs w:val="0"/>
          <w:smallCaps w:val="0"/>
          <w:noProof/>
          <w:spacing w:val="0"/>
          <w:sz w:val="22"/>
          <w:szCs w:val="22"/>
        </w:rPr>
      </w:pPr>
      <w:ins w:id="116" w:author="Kántor Sándor" w:date="2018-02-22T09:53:00Z">
        <w:r w:rsidRPr="005454CF">
          <w:rPr>
            <w:noProof/>
          </w:rPr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"_Toc507056604"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pacing w:val="0"/>
            <w:sz w:val="22"/>
            <w:szCs w:val="22"/>
          </w:rPr>
          <w:tab/>
        </w:r>
        <w:r w:rsidRPr="005454CF">
          <w:rPr>
            <w:noProof/>
          </w:rPr>
          <w:t>Hibák kezelése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_Toc507056604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17" w:author="Kántor Sándor" w:date="2018-02-22T09:53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55E615CF" w14:textId="146D0650" w:rsidR="00E04722" w:rsidRDefault="00E04722">
      <w:pPr>
        <w:pStyle w:val="TJ2"/>
        <w:rPr>
          <w:ins w:id="118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ins w:id="119" w:author="Kántor Sándor" w:date="2018-02-22T09:53:00Z">
        <w:r w:rsidRPr="005454CF">
          <w:rPr>
            <w:noProof/>
          </w:rPr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"_Toc507056605"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4.1.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5454CF">
          <w:rPr>
            <w:noProof/>
          </w:rPr>
          <w:t>Az oldal tanúsítványa nem megbízható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_Toc507056605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0" w:author="Kántor Sándor" w:date="2018-02-22T09:53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76DF7F49" w14:textId="55C4A3C4" w:rsidR="00E04722" w:rsidRDefault="00E04722">
      <w:pPr>
        <w:pStyle w:val="TJ2"/>
        <w:rPr>
          <w:ins w:id="121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ins w:id="122" w:author="Kántor Sándor" w:date="2018-02-22T09:53:00Z">
        <w:r w:rsidRPr="005454CF">
          <w:rPr>
            <w:noProof/>
          </w:rPr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"_Toc507056606"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4.2.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5454CF">
          <w:rPr>
            <w:noProof/>
          </w:rPr>
          <w:t>Az ügyfél nem kapott üzenetet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_Toc507056606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3" w:author="Kántor Sándor" w:date="2018-02-22T09:53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77231298" w14:textId="00C99398" w:rsidR="00E04722" w:rsidRDefault="00E04722">
      <w:pPr>
        <w:pStyle w:val="TJ2"/>
        <w:rPr>
          <w:ins w:id="124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ins w:id="125" w:author="Kántor Sándor" w:date="2018-02-22T09:53:00Z">
        <w:r w:rsidRPr="005454CF">
          <w:rPr>
            <w:noProof/>
          </w:rPr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"_Toc507056607"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4.3.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5454CF">
          <w:rPr>
            <w:noProof/>
          </w:rPr>
          <w:t>Az alkalmazás egy idő után „Lefagy”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_Toc507056607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6" w:author="Kántor Sándor" w:date="2018-02-22T09:53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178D53D2" w14:textId="4A265725" w:rsidR="00E04722" w:rsidRDefault="00E04722">
      <w:pPr>
        <w:pStyle w:val="TJ2"/>
        <w:rPr>
          <w:ins w:id="127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ins w:id="128" w:author="Kántor Sándor" w:date="2018-02-22T09:53:00Z">
        <w:r w:rsidRPr="005454CF">
          <w:rPr>
            <w:noProof/>
          </w:rPr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"_Toc507056608"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4.4.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5454CF">
          <w:rPr>
            <w:noProof/>
          </w:rPr>
          <w:t>Az alkalmazás üzenet küldésre kattintva „Lefagy”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_Toc507056608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29" w:author="Kántor Sándor" w:date="2018-02-22T09:53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23D569D8" w14:textId="65126055" w:rsidR="00E04722" w:rsidRDefault="00E04722">
      <w:pPr>
        <w:pStyle w:val="TJ2"/>
        <w:rPr>
          <w:ins w:id="130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ins w:id="131" w:author="Kántor Sándor" w:date="2018-02-22T09:53:00Z">
        <w:r w:rsidRPr="005454CF">
          <w:rPr>
            <w:noProof/>
          </w:rPr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"_Toc507056609"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4.5.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5454CF">
          <w:rPr>
            <w:noProof/>
          </w:rPr>
          <w:t>A "Gateway nem fut"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_Toc507056609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2" w:author="Kántor Sándor" w:date="2018-02-22T09:53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4D4A530B" w14:textId="4BB00657" w:rsidR="00E04722" w:rsidRDefault="00E04722">
      <w:pPr>
        <w:pStyle w:val="TJ1"/>
        <w:rPr>
          <w:ins w:id="133" w:author="Kántor Sándor" w:date="2018-02-22T09:53:00Z"/>
          <w:rFonts w:asciiTheme="minorHAnsi" w:eastAsiaTheme="minorEastAsia" w:hAnsiTheme="minorHAnsi" w:cstheme="minorBidi"/>
          <w:b w:val="0"/>
          <w:bCs w:val="0"/>
          <w:smallCaps w:val="0"/>
          <w:noProof/>
          <w:spacing w:val="0"/>
          <w:sz w:val="22"/>
          <w:szCs w:val="22"/>
        </w:rPr>
      </w:pPr>
      <w:ins w:id="134" w:author="Kántor Sándor" w:date="2018-02-22T09:53:00Z">
        <w:r w:rsidRPr="005454CF">
          <w:rPr>
            <w:noProof/>
          </w:rPr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"_Toc507056610"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pacing w:val="0"/>
            <w:sz w:val="22"/>
            <w:szCs w:val="22"/>
          </w:rPr>
          <w:tab/>
        </w:r>
        <w:r w:rsidRPr="005454CF">
          <w:rPr>
            <w:noProof/>
          </w:rPr>
          <w:t>Technikai Help desk és Ügyfélszolgálat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_Toc507056610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5" w:author="Kántor Sándor" w:date="2018-02-22T09:53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3760A317" w14:textId="6F183A28" w:rsidR="00E04722" w:rsidRDefault="00E04722">
      <w:pPr>
        <w:pStyle w:val="TJ2"/>
        <w:rPr>
          <w:ins w:id="136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ins w:id="137" w:author="Kántor Sándor" w:date="2018-02-22T09:53:00Z">
        <w:r w:rsidRPr="005454CF">
          <w:rPr>
            <w:noProof/>
          </w:rPr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"_Toc507056611"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5.1.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5454CF">
          <w:rPr>
            <w:noProof/>
          </w:rPr>
          <w:t>Help desk elérhetőség, rendelkezésre állás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_Toc507056611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38" w:author="Kántor Sándor" w:date="2018-02-22T09:53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115D77E2" w14:textId="30E10016" w:rsidR="00E04722" w:rsidRDefault="00E04722">
      <w:pPr>
        <w:pStyle w:val="TJ2"/>
        <w:rPr>
          <w:ins w:id="139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ins w:id="140" w:author="Kántor Sándor" w:date="2018-02-22T09:53:00Z">
        <w:r w:rsidRPr="005454CF">
          <w:rPr>
            <w:noProof/>
          </w:rPr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"_Toc507056612"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5.2.</w:t>
        </w:r>
        <w:r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5454CF">
          <w:rPr>
            <w:noProof/>
          </w:rPr>
          <w:t>Az ügyfélszolgálat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_Toc507056612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1" w:author="Kántor Sándor" w:date="2018-02-22T09:53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49CCDA5D" w14:textId="7F6AD327" w:rsidR="00E04722" w:rsidRDefault="00E04722">
      <w:pPr>
        <w:pStyle w:val="TJ3"/>
        <w:rPr>
          <w:ins w:id="142" w:author="Kántor Sándor" w:date="2018-02-22T09:53:00Z"/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ins w:id="143" w:author="Kántor Sándor" w:date="2018-02-22T09:53:00Z">
        <w:r w:rsidRPr="005454CF">
          <w:rPr>
            <w:noProof/>
          </w:rPr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"_Toc507056613"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5.2.1.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5454CF">
          <w:rPr>
            <w:noProof/>
          </w:rPr>
          <w:t>Elérhetőség, rendelkezésre állás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_Toc507056613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4" w:author="Kántor Sándor" w:date="2018-02-22T09:53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52E203A4" w14:textId="3A5C0E1B" w:rsidR="00E04722" w:rsidRDefault="00E04722">
      <w:pPr>
        <w:pStyle w:val="TJ1"/>
        <w:rPr>
          <w:ins w:id="145" w:author="Kántor Sándor" w:date="2018-02-22T09:53:00Z"/>
          <w:rFonts w:asciiTheme="minorHAnsi" w:eastAsiaTheme="minorEastAsia" w:hAnsiTheme="minorHAnsi" w:cstheme="minorBidi"/>
          <w:b w:val="0"/>
          <w:bCs w:val="0"/>
          <w:smallCaps w:val="0"/>
          <w:noProof/>
          <w:spacing w:val="0"/>
          <w:sz w:val="22"/>
          <w:szCs w:val="22"/>
        </w:rPr>
      </w:pPr>
      <w:ins w:id="146" w:author="Kántor Sándor" w:date="2018-02-22T09:53:00Z">
        <w:r w:rsidRPr="005454CF">
          <w:rPr>
            <w:noProof/>
          </w:rPr>
          <w:fldChar w:fldCharType="begin"/>
        </w:r>
        <w:r w:rsidRPr="005454CF">
          <w:rPr>
            <w:noProof/>
          </w:rPr>
          <w:instrText xml:space="preserve"> </w:instrText>
        </w:r>
        <w:r>
          <w:rPr>
            <w:noProof/>
          </w:rPr>
          <w:instrText>HYPERLINK \l "_Toc507056614"</w:instrText>
        </w:r>
        <w:r w:rsidRPr="005454CF">
          <w:rPr>
            <w:noProof/>
          </w:rPr>
          <w:instrText xml:space="preserve"> </w:instrText>
        </w:r>
        <w:r w:rsidRPr="005454CF">
          <w:rPr>
            <w:noProof/>
          </w:rPr>
          <w:fldChar w:fldCharType="separate"/>
        </w:r>
        <w:r w:rsidRPr="005454CF">
          <w:rPr>
            <w:noProof/>
          </w:rPr>
          <w:t>6.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pacing w:val="0"/>
            <w:sz w:val="22"/>
            <w:szCs w:val="22"/>
          </w:rPr>
          <w:tab/>
        </w:r>
        <w:r w:rsidRPr="005454CF">
          <w:rPr>
            <w:noProof/>
          </w:rPr>
          <w:t>Ábrajegyzék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_Toc507056614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147" w:author="Kántor Sándor" w:date="2018-02-22T09:53:00Z"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  <w:r w:rsidRPr="005454CF">
          <w:rPr>
            <w:noProof/>
          </w:rPr>
          <w:fldChar w:fldCharType="end"/>
        </w:r>
      </w:ins>
    </w:p>
    <w:p w14:paraId="200323D7" w14:textId="0597E1BF" w:rsidR="001A086C" w:rsidDel="00E04722" w:rsidRDefault="001A086C">
      <w:pPr>
        <w:pStyle w:val="TJ1"/>
        <w:rPr>
          <w:del w:id="148" w:author="Kántor Sándor" w:date="2018-02-22T09:53:00Z"/>
          <w:rFonts w:asciiTheme="minorHAnsi" w:eastAsiaTheme="minorEastAsia" w:hAnsiTheme="minorHAnsi" w:cstheme="minorBidi"/>
          <w:b w:val="0"/>
          <w:bCs w:val="0"/>
          <w:smallCaps w:val="0"/>
          <w:noProof/>
          <w:spacing w:val="0"/>
          <w:sz w:val="22"/>
          <w:szCs w:val="22"/>
        </w:rPr>
      </w:pPr>
      <w:del w:id="149" w:author="Kántor Sándor" w:date="2018-02-22T09:53:00Z">
        <w:r w:rsidRPr="00E04722" w:rsidDel="00E04722">
          <w:rPr>
            <w:rPrChange w:id="150" w:author="Kántor Sándor" w:date="2018-02-22T09:53:00Z">
              <w:rPr>
                <w:rStyle w:val="Hiperhivatkozs"/>
                <w:b w:val="0"/>
                <w:bCs w:val="0"/>
                <w:smallCaps w:val="0"/>
                <w:noProof/>
              </w:rPr>
            </w:rPrChange>
          </w:rPr>
          <w:delText>1.</w:delText>
        </w:r>
        <w:r w:rsidDel="00E04722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pacing w:val="0"/>
            <w:sz w:val="22"/>
            <w:szCs w:val="22"/>
          </w:rPr>
          <w:tab/>
        </w:r>
        <w:r w:rsidRPr="00E04722" w:rsidDel="00E04722">
          <w:rPr>
            <w:rPrChange w:id="151" w:author="Kántor Sándor" w:date="2018-02-22T09:53:00Z">
              <w:rPr>
                <w:rStyle w:val="Hiperhivatkozs"/>
                <w:b w:val="0"/>
                <w:bCs w:val="0"/>
                <w:smallCaps w:val="0"/>
                <w:noProof/>
              </w:rPr>
            </w:rPrChange>
          </w:rPr>
          <w:delText>GIROMail szolgáltatás célja</w:delText>
        </w:r>
        <w:r w:rsidDel="00E04722">
          <w:rPr>
            <w:noProof/>
            <w:webHidden/>
          </w:rPr>
          <w:tab/>
          <w:delText>1</w:delText>
        </w:r>
      </w:del>
    </w:p>
    <w:p w14:paraId="3382AE45" w14:textId="14B93483" w:rsidR="001A086C" w:rsidDel="00E04722" w:rsidRDefault="001A086C">
      <w:pPr>
        <w:pStyle w:val="TJ1"/>
        <w:rPr>
          <w:del w:id="152" w:author="Kántor Sándor" w:date="2018-02-22T09:53:00Z"/>
          <w:rFonts w:asciiTheme="minorHAnsi" w:eastAsiaTheme="minorEastAsia" w:hAnsiTheme="minorHAnsi" w:cstheme="minorBidi"/>
          <w:b w:val="0"/>
          <w:bCs w:val="0"/>
          <w:smallCaps w:val="0"/>
          <w:noProof/>
          <w:spacing w:val="0"/>
          <w:sz w:val="22"/>
          <w:szCs w:val="22"/>
        </w:rPr>
      </w:pPr>
      <w:del w:id="153" w:author="Kántor Sándor" w:date="2018-02-22T09:53:00Z">
        <w:r w:rsidRPr="00E04722" w:rsidDel="00E04722">
          <w:rPr>
            <w:rPrChange w:id="154" w:author="Kántor Sándor" w:date="2018-02-22T09:53:00Z">
              <w:rPr>
                <w:rStyle w:val="Hiperhivatkozs"/>
                <w:b w:val="0"/>
                <w:bCs w:val="0"/>
                <w:smallCaps w:val="0"/>
                <w:noProof/>
              </w:rPr>
            </w:rPrChange>
          </w:rPr>
          <w:delText>2.</w:delText>
        </w:r>
        <w:r w:rsidDel="00E04722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pacing w:val="0"/>
            <w:sz w:val="22"/>
            <w:szCs w:val="22"/>
          </w:rPr>
          <w:tab/>
        </w:r>
        <w:r w:rsidRPr="00E04722" w:rsidDel="00E04722">
          <w:rPr>
            <w:rPrChange w:id="155" w:author="Kántor Sándor" w:date="2018-02-22T09:53:00Z">
              <w:rPr>
                <w:rStyle w:val="Hiperhivatkozs"/>
                <w:b w:val="0"/>
                <w:bCs w:val="0"/>
                <w:smallCaps w:val="0"/>
                <w:noProof/>
              </w:rPr>
            </w:rPrChange>
          </w:rPr>
          <w:delText>Működési követelmények</w:delText>
        </w:r>
        <w:r w:rsidDel="00E04722">
          <w:rPr>
            <w:noProof/>
            <w:webHidden/>
          </w:rPr>
          <w:tab/>
          <w:delText>1</w:delText>
        </w:r>
      </w:del>
    </w:p>
    <w:p w14:paraId="37646BA0" w14:textId="4F533517" w:rsidR="001A086C" w:rsidDel="00E04722" w:rsidRDefault="001A086C">
      <w:pPr>
        <w:pStyle w:val="TJ2"/>
        <w:rPr>
          <w:del w:id="156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del w:id="157" w:author="Kántor Sándor" w:date="2018-02-22T09:53:00Z">
        <w:r w:rsidRPr="00E04722" w:rsidDel="00E04722">
          <w:rPr>
            <w:rPrChange w:id="158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2.1.</w:delText>
        </w:r>
        <w:r w:rsidDel="00E04722"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E04722" w:rsidDel="00E04722">
          <w:rPr>
            <w:rPrChange w:id="159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Használattal kapcsolatos előfeltételek</w:delText>
        </w:r>
        <w:r w:rsidDel="00E04722">
          <w:rPr>
            <w:noProof/>
            <w:webHidden/>
          </w:rPr>
          <w:tab/>
          <w:delText>1</w:delText>
        </w:r>
      </w:del>
    </w:p>
    <w:p w14:paraId="2281BBCF" w14:textId="199A2CC4" w:rsidR="001A086C" w:rsidDel="00E04722" w:rsidRDefault="001A086C">
      <w:pPr>
        <w:pStyle w:val="TJ2"/>
        <w:rPr>
          <w:del w:id="160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del w:id="161" w:author="Kántor Sándor" w:date="2018-02-22T09:53:00Z">
        <w:r w:rsidRPr="00E04722" w:rsidDel="00E04722">
          <w:rPr>
            <w:rPrChange w:id="162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2.2.</w:delText>
        </w:r>
        <w:r w:rsidDel="00E04722"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E04722" w:rsidDel="00E04722">
          <w:rPr>
            <w:rPrChange w:id="163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A szolgáltatás elérésének helye</w:delText>
        </w:r>
        <w:r w:rsidDel="00E04722">
          <w:rPr>
            <w:noProof/>
            <w:webHidden/>
          </w:rPr>
          <w:tab/>
          <w:delText>1</w:delText>
        </w:r>
      </w:del>
    </w:p>
    <w:p w14:paraId="660EB024" w14:textId="4EF85309" w:rsidR="001A086C" w:rsidDel="00E04722" w:rsidRDefault="001A086C">
      <w:pPr>
        <w:pStyle w:val="TJ2"/>
        <w:rPr>
          <w:del w:id="164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del w:id="165" w:author="Kántor Sándor" w:date="2018-02-22T09:53:00Z">
        <w:r w:rsidRPr="00E04722" w:rsidDel="00E04722">
          <w:rPr>
            <w:rPrChange w:id="166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2.3.</w:delText>
        </w:r>
        <w:r w:rsidDel="00E04722"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E04722" w:rsidDel="00E04722">
          <w:rPr>
            <w:rPrChange w:id="167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Támogatott környezetek</w:delText>
        </w:r>
        <w:r w:rsidDel="00E04722">
          <w:rPr>
            <w:noProof/>
            <w:webHidden/>
          </w:rPr>
          <w:tab/>
          <w:delText>1</w:delText>
        </w:r>
      </w:del>
    </w:p>
    <w:p w14:paraId="5C883AE7" w14:textId="55A5BB82" w:rsidR="001A086C" w:rsidDel="00E04722" w:rsidRDefault="001A086C">
      <w:pPr>
        <w:pStyle w:val="TJ2"/>
        <w:rPr>
          <w:del w:id="168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del w:id="169" w:author="Kántor Sándor" w:date="2018-02-22T09:53:00Z">
        <w:r w:rsidRPr="00E04722" w:rsidDel="00E04722">
          <w:rPr>
            <w:rPrChange w:id="170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2.4.</w:delText>
        </w:r>
        <w:r w:rsidDel="00E04722"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E04722" w:rsidDel="00E04722">
          <w:rPr>
            <w:rPrChange w:id="171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Ügyfél oldali hálózati beállítások</w:delText>
        </w:r>
        <w:r w:rsidDel="00E04722">
          <w:rPr>
            <w:noProof/>
            <w:webHidden/>
          </w:rPr>
          <w:tab/>
          <w:delText>1</w:delText>
        </w:r>
      </w:del>
    </w:p>
    <w:p w14:paraId="7148AA59" w14:textId="352FB06B" w:rsidR="001A086C" w:rsidDel="00E04722" w:rsidRDefault="001A086C">
      <w:pPr>
        <w:pStyle w:val="TJ2"/>
        <w:rPr>
          <w:del w:id="172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del w:id="173" w:author="Kántor Sándor" w:date="2018-02-22T09:53:00Z">
        <w:r w:rsidRPr="00E04722" w:rsidDel="00E04722">
          <w:rPr>
            <w:rPrChange w:id="174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2.5.</w:delText>
        </w:r>
        <w:r w:rsidDel="00E04722"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E04722" w:rsidDel="00E04722">
          <w:rPr>
            <w:rPrChange w:id="175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Ügyfél oldali technikai beállítások</w:delText>
        </w:r>
        <w:r w:rsidDel="00E04722">
          <w:rPr>
            <w:noProof/>
            <w:webHidden/>
          </w:rPr>
          <w:tab/>
          <w:delText>2</w:delText>
        </w:r>
      </w:del>
    </w:p>
    <w:p w14:paraId="0BBC10E5" w14:textId="79B3B073" w:rsidR="001A086C" w:rsidDel="00E04722" w:rsidRDefault="001A086C">
      <w:pPr>
        <w:pStyle w:val="TJ3"/>
        <w:rPr>
          <w:del w:id="176" w:author="Kántor Sándor" w:date="2018-02-22T09:53:00Z"/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del w:id="177" w:author="Kántor Sándor" w:date="2018-02-22T09:53:00Z">
        <w:r w:rsidRPr="00E04722" w:rsidDel="00E04722">
          <w:rPr>
            <w:rPrChange w:id="178" w:author="Kántor Sándor" w:date="2018-02-22T09:53:00Z">
              <w:rPr>
                <w:rStyle w:val="Hiperhivatkozs"/>
                <w:i w:val="0"/>
                <w:iCs w:val="0"/>
                <w:noProof/>
              </w:rPr>
            </w:rPrChange>
          </w:rPr>
          <w:delText>2.5.1.</w:delText>
        </w:r>
        <w:r w:rsidDel="00E04722"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E04722" w:rsidDel="00E04722">
          <w:rPr>
            <w:rPrChange w:id="179" w:author="Kántor Sándor" w:date="2018-02-22T09:53:00Z">
              <w:rPr>
                <w:rStyle w:val="Hiperhivatkozs"/>
                <w:i w:val="0"/>
                <w:iCs w:val="0"/>
                <w:noProof/>
              </w:rPr>
            </w:rPrChange>
          </w:rPr>
          <w:delText>GIROLock kártya használatához kapcsolódó beállítások</w:delText>
        </w:r>
        <w:r w:rsidDel="00E04722">
          <w:rPr>
            <w:noProof/>
            <w:webHidden/>
          </w:rPr>
          <w:tab/>
          <w:delText>2</w:delText>
        </w:r>
      </w:del>
    </w:p>
    <w:p w14:paraId="48E0DEB5" w14:textId="05B9AF25" w:rsidR="001A086C" w:rsidDel="00E04722" w:rsidRDefault="001A086C">
      <w:pPr>
        <w:pStyle w:val="TJ3"/>
        <w:rPr>
          <w:del w:id="180" w:author="Kántor Sándor" w:date="2018-02-22T09:53:00Z"/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del w:id="181" w:author="Kántor Sándor" w:date="2018-02-22T09:53:00Z">
        <w:r w:rsidRPr="00E04722" w:rsidDel="00E04722">
          <w:rPr>
            <w:rPrChange w:id="182" w:author="Kántor Sándor" w:date="2018-02-22T09:53:00Z">
              <w:rPr>
                <w:rStyle w:val="Hiperhivatkozs"/>
                <w:i w:val="0"/>
                <w:iCs w:val="0"/>
                <w:noProof/>
              </w:rPr>
            </w:rPrChange>
          </w:rPr>
          <w:delText>2.5.2.</w:delText>
        </w:r>
        <w:r w:rsidDel="00E04722"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E04722" w:rsidDel="00E04722">
          <w:rPr>
            <w:rPrChange w:id="183" w:author="Kántor Sándor" w:date="2018-02-22T09:53:00Z">
              <w:rPr>
                <w:rStyle w:val="Hiperhivatkozs"/>
                <w:i w:val="0"/>
                <w:iCs w:val="0"/>
                <w:noProof/>
              </w:rPr>
            </w:rPrChange>
          </w:rPr>
          <w:delText>Internet Explorer beállítások</w:delText>
        </w:r>
        <w:r w:rsidDel="00E04722">
          <w:rPr>
            <w:noProof/>
            <w:webHidden/>
          </w:rPr>
          <w:tab/>
          <w:delText>2</w:delText>
        </w:r>
      </w:del>
    </w:p>
    <w:p w14:paraId="75CCA476" w14:textId="3ACC0708" w:rsidR="001A086C" w:rsidDel="00E04722" w:rsidRDefault="001A086C">
      <w:pPr>
        <w:pStyle w:val="TJ3"/>
        <w:rPr>
          <w:del w:id="184" w:author="Kántor Sándor" w:date="2018-02-22T09:53:00Z"/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del w:id="185" w:author="Kántor Sándor" w:date="2018-02-22T09:53:00Z">
        <w:r w:rsidRPr="00E04722" w:rsidDel="00E04722">
          <w:rPr>
            <w:rPrChange w:id="186" w:author="Kántor Sándor" w:date="2018-02-22T09:53:00Z">
              <w:rPr>
                <w:rStyle w:val="Hiperhivatkozs"/>
                <w:i w:val="0"/>
                <w:iCs w:val="0"/>
                <w:noProof/>
              </w:rPr>
            </w:rPrChange>
          </w:rPr>
          <w:delText>2.5.3.</w:delText>
        </w:r>
        <w:r w:rsidDel="00E04722"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E04722" w:rsidDel="00E04722">
          <w:rPr>
            <w:rPrChange w:id="187" w:author="Kántor Sándor" w:date="2018-02-22T09:53:00Z">
              <w:rPr>
                <w:rStyle w:val="Hiperhivatkozs"/>
                <w:i w:val="0"/>
                <w:iCs w:val="0"/>
                <w:noProof/>
              </w:rPr>
            </w:rPrChange>
          </w:rPr>
          <w:delText>Java környezet ellenőrzése</w:delText>
        </w:r>
        <w:r w:rsidDel="00E04722">
          <w:rPr>
            <w:noProof/>
            <w:webHidden/>
          </w:rPr>
          <w:tab/>
          <w:delText>3</w:delText>
        </w:r>
      </w:del>
    </w:p>
    <w:p w14:paraId="46CE337C" w14:textId="6F040DE4" w:rsidR="001A086C" w:rsidDel="00E04722" w:rsidRDefault="001A086C">
      <w:pPr>
        <w:pStyle w:val="TJ4"/>
        <w:rPr>
          <w:del w:id="188" w:author="Kántor Sándor" w:date="2018-02-22T09:53:00Z"/>
          <w:rFonts w:asciiTheme="minorHAnsi" w:eastAsiaTheme="minorEastAsia" w:hAnsiTheme="minorHAnsi" w:cstheme="minorBidi"/>
          <w:noProof/>
          <w:sz w:val="22"/>
          <w:szCs w:val="22"/>
        </w:rPr>
      </w:pPr>
      <w:del w:id="189" w:author="Kántor Sándor" w:date="2018-02-22T09:53:00Z">
        <w:r w:rsidRPr="00E04722" w:rsidDel="00E04722">
          <w:rPr>
            <w:rPrChange w:id="190" w:author="Kántor Sándor" w:date="2018-02-22T09:53:00Z">
              <w:rPr>
                <w:rStyle w:val="Hiperhivatkozs"/>
                <w:noProof/>
              </w:rPr>
            </w:rPrChange>
          </w:rPr>
          <w:delText>2.5.3.1.</w:delText>
        </w:r>
        <w:r w:rsidDel="00E0472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04722" w:rsidDel="00E04722">
          <w:rPr>
            <w:rPrChange w:id="191" w:author="Kántor Sándor" w:date="2018-02-22T09:53:00Z">
              <w:rPr>
                <w:rStyle w:val="Hiperhivatkozs"/>
                <w:noProof/>
              </w:rPr>
            </w:rPrChange>
          </w:rPr>
          <w:delText>Java verzió parancssori ellenőrzése</w:delText>
        </w:r>
        <w:r w:rsidDel="00E04722">
          <w:rPr>
            <w:noProof/>
            <w:webHidden/>
          </w:rPr>
          <w:tab/>
          <w:delText>3</w:delText>
        </w:r>
      </w:del>
    </w:p>
    <w:p w14:paraId="6F99F62F" w14:textId="6D0D1847" w:rsidR="001A086C" w:rsidDel="00E04722" w:rsidRDefault="001A086C">
      <w:pPr>
        <w:pStyle w:val="TJ4"/>
        <w:rPr>
          <w:del w:id="192" w:author="Kántor Sándor" w:date="2018-02-22T09:53:00Z"/>
          <w:rFonts w:asciiTheme="minorHAnsi" w:eastAsiaTheme="minorEastAsia" w:hAnsiTheme="minorHAnsi" w:cstheme="minorBidi"/>
          <w:noProof/>
          <w:sz w:val="22"/>
          <w:szCs w:val="22"/>
        </w:rPr>
      </w:pPr>
      <w:del w:id="193" w:author="Kántor Sándor" w:date="2018-02-22T09:53:00Z">
        <w:r w:rsidRPr="00E04722" w:rsidDel="00E04722">
          <w:rPr>
            <w:rPrChange w:id="194" w:author="Kántor Sándor" w:date="2018-02-22T09:53:00Z">
              <w:rPr>
                <w:rStyle w:val="Hiperhivatkozs"/>
                <w:noProof/>
              </w:rPr>
            </w:rPrChange>
          </w:rPr>
          <w:delText>2.5.3.2.</w:delText>
        </w:r>
        <w:r w:rsidDel="00E0472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04722" w:rsidDel="00E04722">
          <w:rPr>
            <w:rPrChange w:id="195" w:author="Kántor Sándor" w:date="2018-02-22T09:53:00Z">
              <w:rPr>
                <w:rStyle w:val="Hiperhivatkozs"/>
                <w:noProof/>
              </w:rPr>
            </w:rPrChange>
          </w:rPr>
          <w:delText>Java verzió ellenőrzése Java Control Panel segítségével</w:delText>
        </w:r>
        <w:r w:rsidDel="00E04722">
          <w:rPr>
            <w:noProof/>
            <w:webHidden/>
          </w:rPr>
          <w:tab/>
          <w:delText>4</w:delText>
        </w:r>
      </w:del>
    </w:p>
    <w:p w14:paraId="008656A0" w14:textId="5D7E8BCA" w:rsidR="001A086C" w:rsidDel="00E04722" w:rsidRDefault="001A086C">
      <w:pPr>
        <w:pStyle w:val="TJ3"/>
        <w:rPr>
          <w:del w:id="196" w:author="Kántor Sándor" w:date="2018-02-22T09:53:00Z"/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del w:id="197" w:author="Kántor Sándor" w:date="2018-02-22T09:53:00Z">
        <w:r w:rsidRPr="00E04722" w:rsidDel="00E04722">
          <w:rPr>
            <w:rPrChange w:id="198" w:author="Kántor Sándor" w:date="2018-02-22T09:53:00Z">
              <w:rPr>
                <w:rStyle w:val="Hiperhivatkozs"/>
                <w:i w:val="0"/>
                <w:iCs w:val="0"/>
                <w:noProof/>
              </w:rPr>
            </w:rPrChange>
          </w:rPr>
          <w:delText>2.5.4.</w:delText>
        </w:r>
        <w:r w:rsidDel="00E04722"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E04722" w:rsidDel="00E04722">
          <w:rPr>
            <w:rPrChange w:id="199" w:author="Kántor Sándor" w:date="2018-02-22T09:53:00Z">
              <w:rPr>
                <w:rStyle w:val="Hiperhivatkozs"/>
                <w:i w:val="0"/>
                <w:iCs w:val="0"/>
                <w:noProof/>
              </w:rPr>
            </w:rPrChange>
          </w:rPr>
          <w:delText>GIROLock kibocsátói tanúsítványok importálása a Java-ba</w:delText>
        </w:r>
        <w:r w:rsidDel="00E04722">
          <w:rPr>
            <w:noProof/>
            <w:webHidden/>
          </w:rPr>
          <w:tab/>
          <w:delText>4</w:delText>
        </w:r>
      </w:del>
    </w:p>
    <w:p w14:paraId="3CB5DAD1" w14:textId="33869756" w:rsidR="001A086C" w:rsidDel="00E04722" w:rsidRDefault="001A086C">
      <w:pPr>
        <w:pStyle w:val="TJ3"/>
        <w:rPr>
          <w:del w:id="200" w:author="Kántor Sándor" w:date="2018-02-22T09:53:00Z"/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del w:id="201" w:author="Kántor Sándor" w:date="2018-02-22T09:53:00Z">
        <w:r w:rsidRPr="00E04722" w:rsidDel="00E04722">
          <w:rPr>
            <w:rPrChange w:id="202" w:author="Kántor Sándor" w:date="2018-02-22T09:53:00Z">
              <w:rPr>
                <w:rStyle w:val="Hiperhivatkozs"/>
                <w:i w:val="0"/>
                <w:iCs w:val="0"/>
                <w:noProof/>
              </w:rPr>
            </w:rPrChange>
          </w:rPr>
          <w:delText>2.5.5.</w:delText>
        </w:r>
        <w:r w:rsidDel="00E04722"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E04722" w:rsidDel="00E04722">
          <w:rPr>
            <w:rPrChange w:id="203" w:author="Kántor Sándor" w:date="2018-02-22T09:53:00Z">
              <w:rPr>
                <w:rStyle w:val="Hiperhivatkozs"/>
                <w:i w:val="0"/>
                <w:iCs w:val="0"/>
                <w:noProof/>
              </w:rPr>
            </w:rPrChange>
          </w:rPr>
          <w:delText>Egyéb Java beállítások</w:delText>
        </w:r>
        <w:r w:rsidDel="00E04722">
          <w:rPr>
            <w:noProof/>
            <w:webHidden/>
          </w:rPr>
          <w:tab/>
          <w:delText>5</w:delText>
        </w:r>
      </w:del>
    </w:p>
    <w:p w14:paraId="27986197" w14:textId="1339A85A" w:rsidR="001A086C" w:rsidDel="00E04722" w:rsidRDefault="001A086C">
      <w:pPr>
        <w:pStyle w:val="TJ3"/>
        <w:rPr>
          <w:del w:id="204" w:author="Kántor Sándor" w:date="2018-02-22T09:53:00Z"/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del w:id="205" w:author="Kántor Sándor" w:date="2018-02-22T09:53:00Z">
        <w:r w:rsidRPr="00E04722" w:rsidDel="00E04722">
          <w:rPr>
            <w:rPrChange w:id="206" w:author="Kántor Sándor" w:date="2018-02-22T09:53:00Z">
              <w:rPr>
                <w:rStyle w:val="Hiperhivatkozs"/>
                <w:i w:val="0"/>
                <w:iCs w:val="0"/>
                <w:noProof/>
              </w:rPr>
            </w:rPrChange>
          </w:rPr>
          <w:delText>2.5.6.</w:delText>
        </w:r>
        <w:r w:rsidDel="00E04722"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E04722" w:rsidDel="00E04722">
          <w:rPr>
            <w:rPrChange w:id="207" w:author="Kántor Sándor" w:date="2018-02-22T09:53:00Z">
              <w:rPr>
                <w:rStyle w:val="Hiperhivatkozs"/>
                <w:i w:val="0"/>
                <w:iCs w:val="0"/>
                <w:noProof/>
              </w:rPr>
            </w:rPrChange>
          </w:rPr>
          <w:delText>A szolgáltatás címének kivételként való hozzáadása</w:delText>
        </w:r>
        <w:r w:rsidDel="00E04722">
          <w:rPr>
            <w:noProof/>
            <w:webHidden/>
          </w:rPr>
          <w:tab/>
          <w:delText>6</w:delText>
        </w:r>
      </w:del>
    </w:p>
    <w:p w14:paraId="1BE49EBF" w14:textId="116A7EE3" w:rsidR="001A086C" w:rsidDel="00E04722" w:rsidRDefault="001A086C">
      <w:pPr>
        <w:pStyle w:val="TJ3"/>
        <w:rPr>
          <w:del w:id="208" w:author="Kántor Sándor" w:date="2018-02-22T09:53:00Z"/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del w:id="209" w:author="Kántor Sándor" w:date="2018-02-22T09:53:00Z">
        <w:r w:rsidRPr="00E04722" w:rsidDel="00E04722">
          <w:rPr>
            <w:rPrChange w:id="210" w:author="Kántor Sándor" w:date="2018-02-22T09:53:00Z">
              <w:rPr>
                <w:rStyle w:val="Hiperhivatkozs"/>
                <w:i w:val="0"/>
                <w:iCs w:val="0"/>
                <w:noProof/>
              </w:rPr>
            </w:rPrChange>
          </w:rPr>
          <w:delText>2.5.7.</w:delText>
        </w:r>
        <w:r w:rsidDel="00E04722"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E04722" w:rsidDel="00E04722">
          <w:rPr>
            <w:rPrChange w:id="211" w:author="Kántor Sándor" w:date="2018-02-22T09:53:00Z">
              <w:rPr>
                <w:rStyle w:val="Hiperhivatkozs"/>
                <w:i w:val="0"/>
                <w:iCs w:val="0"/>
                <w:noProof/>
              </w:rPr>
            </w:rPrChange>
          </w:rPr>
          <w:delText>Aláíró applet törlése</w:delText>
        </w:r>
        <w:r w:rsidDel="00E04722">
          <w:rPr>
            <w:noProof/>
            <w:webHidden/>
          </w:rPr>
          <w:tab/>
          <w:delText>7</w:delText>
        </w:r>
      </w:del>
    </w:p>
    <w:p w14:paraId="2CAAC467" w14:textId="3ADDC9F7" w:rsidR="001A086C" w:rsidDel="00E04722" w:rsidRDefault="001A086C">
      <w:pPr>
        <w:pStyle w:val="TJ2"/>
        <w:rPr>
          <w:del w:id="212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del w:id="213" w:author="Kántor Sándor" w:date="2018-02-22T09:53:00Z">
        <w:r w:rsidRPr="00E04722" w:rsidDel="00E04722">
          <w:rPr>
            <w:rPrChange w:id="214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2.6.</w:delText>
        </w:r>
        <w:r w:rsidDel="00E04722"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E04722" w:rsidDel="00E04722">
          <w:rPr>
            <w:rPrChange w:id="215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Feladatok az első indítást követően</w:delText>
        </w:r>
        <w:r w:rsidDel="00E04722">
          <w:rPr>
            <w:noProof/>
            <w:webHidden/>
          </w:rPr>
          <w:tab/>
          <w:delText>8</w:delText>
        </w:r>
      </w:del>
    </w:p>
    <w:p w14:paraId="2E3D740B" w14:textId="5224D9F5" w:rsidR="001A086C" w:rsidDel="00E04722" w:rsidRDefault="001A086C">
      <w:pPr>
        <w:pStyle w:val="TJ3"/>
        <w:rPr>
          <w:del w:id="216" w:author="Kántor Sándor" w:date="2018-02-22T09:53:00Z"/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del w:id="217" w:author="Kántor Sándor" w:date="2018-02-22T09:53:00Z">
        <w:r w:rsidRPr="00E04722" w:rsidDel="00E04722">
          <w:rPr>
            <w:rPrChange w:id="218" w:author="Kántor Sándor" w:date="2018-02-22T09:53:00Z">
              <w:rPr>
                <w:rStyle w:val="Hiperhivatkozs"/>
                <w:i w:val="0"/>
                <w:iCs w:val="0"/>
                <w:noProof/>
              </w:rPr>
            </w:rPrChange>
          </w:rPr>
          <w:delText>2.6.1.</w:delText>
        </w:r>
        <w:r w:rsidDel="00E04722"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E04722" w:rsidDel="00E04722">
          <w:rPr>
            <w:rPrChange w:id="219" w:author="Kántor Sándor" w:date="2018-02-22T09:53:00Z">
              <w:rPr>
                <w:rStyle w:val="Hiperhivatkozs"/>
                <w:i w:val="0"/>
                <w:iCs w:val="0"/>
                <w:noProof/>
              </w:rPr>
            </w:rPrChange>
          </w:rPr>
          <w:delText>Aláíró applet futtatásának engedélyezése</w:delText>
        </w:r>
        <w:r w:rsidDel="00E04722">
          <w:rPr>
            <w:noProof/>
            <w:webHidden/>
          </w:rPr>
          <w:tab/>
          <w:delText>8</w:delText>
        </w:r>
      </w:del>
    </w:p>
    <w:p w14:paraId="06998E8F" w14:textId="44FD50A9" w:rsidR="001A086C" w:rsidDel="00E04722" w:rsidRDefault="001A086C">
      <w:pPr>
        <w:pStyle w:val="TJ3"/>
        <w:rPr>
          <w:del w:id="220" w:author="Kántor Sándor" w:date="2018-02-22T09:53:00Z"/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del w:id="221" w:author="Kántor Sándor" w:date="2018-02-22T09:53:00Z">
        <w:r w:rsidRPr="00E04722" w:rsidDel="00E04722">
          <w:rPr>
            <w:rPrChange w:id="222" w:author="Kántor Sándor" w:date="2018-02-22T09:53:00Z">
              <w:rPr>
                <w:rStyle w:val="Hiperhivatkozs"/>
                <w:i w:val="0"/>
                <w:iCs w:val="0"/>
                <w:noProof/>
              </w:rPr>
            </w:rPrChange>
          </w:rPr>
          <w:delText>2.6.2.</w:delText>
        </w:r>
        <w:r w:rsidDel="00E04722"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E04722" w:rsidDel="00E04722">
          <w:rPr>
            <w:rPrChange w:id="223" w:author="Kántor Sándor" w:date="2018-02-22T09:53:00Z">
              <w:rPr>
                <w:rStyle w:val="Hiperhivatkozs"/>
                <w:i w:val="0"/>
                <w:iCs w:val="0"/>
                <w:noProof/>
              </w:rPr>
            </w:rPrChange>
          </w:rPr>
          <w:delText>Aláíró applet futtatásának engedélyezése Internet Explorer 10 böngésző használata esetén</w:delText>
        </w:r>
        <w:r w:rsidDel="00E04722">
          <w:rPr>
            <w:noProof/>
            <w:webHidden/>
          </w:rPr>
          <w:tab/>
          <w:delText>8</w:delText>
        </w:r>
      </w:del>
    </w:p>
    <w:p w14:paraId="4BFEBF24" w14:textId="15FF44D2" w:rsidR="001A086C" w:rsidDel="00E04722" w:rsidRDefault="001A086C">
      <w:pPr>
        <w:pStyle w:val="TJ1"/>
        <w:rPr>
          <w:del w:id="224" w:author="Kántor Sándor" w:date="2018-02-22T09:53:00Z"/>
          <w:rFonts w:asciiTheme="minorHAnsi" w:eastAsiaTheme="minorEastAsia" w:hAnsiTheme="minorHAnsi" w:cstheme="minorBidi"/>
          <w:b w:val="0"/>
          <w:bCs w:val="0"/>
          <w:smallCaps w:val="0"/>
          <w:noProof/>
          <w:spacing w:val="0"/>
          <w:sz w:val="22"/>
          <w:szCs w:val="22"/>
        </w:rPr>
      </w:pPr>
      <w:del w:id="225" w:author="Kántor Sándor" w:date="2018-02-22T09:53:00Z">
        <w:r w:rsidRPr="00E04722" w:rsidDel="00E04722">
          <w:rPr>
            <w:rPrChange w:id="226" w:author="Kántor Sándor" w:date="2018-02-22T09:53:00Z">
              <w:rPr>
                <w:rStyle w:val="Hiperhivatkozs"/>
                <w:b w:val="0"/>
                <w:bCs w:val="0"/>
                <w:smallCaps w:val="0"/>
                <w:noProof/>
              </w:rPr>
            </w:rPrChange>
          </w:rPr>
          <w:delText>3.</w:delText>
        </w:r>
        <w:r w:rsidDel="00E04722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pacing w:val="0"/>
            <w:sz w:val="22"/>
            <w:szCs w:val="22"/>
          </w:rPr>
          <w:tab/>
        </w:r>
        <w:r w:rsidRPr="00E04722" w:rsidDel="00E04722">
          <w:rPr>
            <w:rPrChange w:id="227" w:author="Kántor Sándor" w:date="2018-02-22T09:53:00Z">
              <w:rPr>
                <w:rStyle w:val="Hiperhivatkozs"/>
                <w:b w:val="0"/>
                <w:bCs w:val="0"/>
                <w:smallCaps w:val="0"/>
                <w:noProof/>
              </w:rPr>
            </w:rPrChange>
          </w:rPr>
          <w:delText>Felhasználói segédlet az alkalmazás használatához</w:delText>
        </w:r>
        <w:r w:rsidDel="00E04722">
          <w:rPr>
            <w:noProof/>
            <w:webHidden/>
          </w:rPr>
          <w:tab/>
          <w:delText>9</w:delText>
        </w:r>
      </w:del>
    </w:p>
    <w:p w14:paraId="06F7B4F4" w14:textId="75D61B2B" w:rsidR="001A086C" w:rsidDel="00E04722" w:rsidRDefault="001A086C">
      <w:pPr>
        <w:pStyle w:val="TJ2"/>
        <w:rPr>
          <w:del w:id="228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del w:id="229" w:author="Kántor Sándor" w:date="2018-02-22T09:53:00Z">
        <w:r w:rsidRPr="00E04722" w:rsidDel="00E04722">
          <w:rPr>
            <w:rPrChange w:id="230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3.1.</w:delText>
        </w:r>
        <w:r w:rsidDel="00E04722"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E04722" w:rsidDel="00E04722">
          <w:rPr>
            <w:rPrChange w:id="231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Bejelentkezés</w:delText>
        </w:r>
        <w:r w:rsidDel="00E04722">
          <w:rPr>
            <w:noProof/>
            <w:webHidden/>
          </w:rPr>
          <w:tab/>
          <w:delText>9</w:delText>
        </w:r>
      </w:del>
    </w:p>
    <w:p w14:paraId="67E5A531" w14:textId="77E0C0E2" w:rsidR="001A086C" w:rsidDel="00E04722" w:rsidRDefault="001A086C">
      <w:pPr>
        <w:pStyle w:val="TJ2"/>
        <w:rPr>
          <w:del w:id="232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del w:id="233" w:author="Kántor Sándor" w:date="2018-02-22T09:53:00Z">
        <w:r w:rsidRPr="00E04722" w:rsidDel="00E04722">
          <w:rPr>
            <w:rPrChange w:id="234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3.2.</w:delText>
        </w:r>
        <w:r w:rsidDel="00E04722"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E04722" w:rsidDel="00E04722">
          <w:rPr>
            <w:rPrChange w:id="235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Felhasználói felület felépítése</w:delText>
        </w:r>
        <w:r w:rsidDel="00E04722">
          <w:rPr>
            <w:noProof/>
            <w:webHidden/>
          </w:rPr>
          <w:tab/>
          <w:delText>10</w:delText>
        </w:r>
      </w:del>
    </w:p>
    <w:p w14:paraId="6FFF3D9D" w14:textId="68C3AA68" w:rsidR="001A086C" w:rsidDel="00E04722" w:rsidRDefault="001A086C">
      <w:pPr>
        <w:pStyle w:val="TJ2"/>
        <w:rPr>
          <w:del w:id="236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del w:id="237" w:author="Kántor Sándor" w:date="2018-02-22T09:53:00Z">
        <w:r w:rsidRPr="00E04722" w:rsidDel="00E04722">
          <w:rPr>
            <w:rPrChange w:id="238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3.3.</w:delText>
        </w:r>
        <w:r w:rsidDel="00E04722"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E04722" w:rsidDel="00E04722">
          <w:rPr>
            <w:rPrChange w:id="239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Archiválás</w:delText>
        </w:r>
        <w:r w:rsidDel="00E04722">
          <w:rPr>
            <w:noProof/>
            <w:webHidden/>
          </w:rPr>
          <w:tab/>
          <w:delText>12</w:delText>
        </w:r>
      </w:del>
    </w:p>
    <w:p w14:paraId="2DEB90B2" w14:textId="48CE411C" w:rsidR="001A086C" w:rsidDel="00E04722" w:rsidRDefault="001A086C">
      <w:pPr>
        <w:pStyle w:val="TJ2"/>
        <w:rPr>
          <w:del w:id="240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del w:id="241" w:author="Kántor Sándor" w:date="2018-02-22T09:53:00Z">
        <w:r w:rsidRPr="00E04722" w:rsidDel="00E04722">
          <w:rPr>
            <w:rPrChange w:id="242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3.4.</w:delText>
        </w:r>
        <w:r w:rsidDel="00E04722"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E04722" w:rsidDel="00E04722">
          <w:rPr>
            <w:rPrChange w:id="243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Beállítások</w:delText>
        </w:r>
        <w:r w:rsidDel="00E04722">
          <w:rPr>
            <w:noProof/>
            <w:webHidden/>
          </w:rPr>
          <w:tab/>
          <w:delText>13</w:delText>
        </w:r>
      </w:del>
    </w:p>
    <w:p w14:paraId="411ABC6E" w14:textId="51E3A492" w:rsidR="001A086C" w:rsidDel="00E04722" w:rsidRDefault="001A086C">
      <w:pPr>
        <w:pStyle w:val="TJ2"/>
        <w:rPr>
          <w:del w:id="244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del w:id="245" w:author="Kántor Sándor" w:date="2018-02-22T09:53:00Z">
        <w:r w:rsidRPr="00E04722" w:rsidDel="00E04722">
          <w:rPr>
            <w:rPrChange w:id="246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3.5.</w:delText>
        </w:r>
        <w:r w:rsidDel="00E04722"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E04722" w:rsidDel="00E04722">
          <w:rPr>
            <w:rPrChange w:id="247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Címlisták kezelése</w:delText>
        </w:r>
        <w:r w:rsidDel="00E04722">
          <w:rPr>
            <w:noProof/>
            <w:webHidden/>
          </w:rPr>
          <w:tab/>
          <w:delText>14</w:delText>
        </w:r>
      </w:del>
    </w:p>
    <w:p w14:paraId="39BB918B" w14:textId="3B881AB3" w:rsidR="001A086C" w:rsidDel="00E04722" w:rsidRDefault="001A086C">
      <w:pPr>
        <w:pStyle w:val="TJ2"/>
        <w:rPr>
          <w:del w:id="248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del w:id="249" w:author="Kántor Sándor" w:date="2018-02-22T09:53:00Z">
        <w:r w:rsidRPr="00E04722" w:rsidDel="00E04722">
          <w:rPr>
            <w:rPrChange w:id="250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3.6.</w:delText>
        </w:r>
        <w:r w:rsidDel="00E04722"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E04722" w:rsidDel="00E04722">
          <w:rPr>
            <w:rPrChange w:id="251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Mappák Kezelése</w:delText>
        </w:r>
        <w:r w:rsidDel="00E04722">
          <w:rPr>
            <w:noProof/>
            <w:webHidden/>
          </w:rPr>
          <w:tab/>
          <w:delText>15</w:delText>
        </w:r>
      </w:del>
    </w:p>
    <w:p w14:paraId="6BCB4335" w14:textId="51A0BAF0" w:rsidR="001A086C" w:rsidDel="00E04722" w:rsidRDefault="001A086C">
      <w:pPr>
        <w:pStyle w:val="TJ3"/>
        <w:rPr>
          <w:del w:id="252" w:author="Kántor Sándor" w:date="2018-02-22T09:53:00Z"/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del w:id="253" w:author="Kántor Sándor" w:date="2018-02-22T09:53:00Z">
        <w:r w:rsidRPr="00E04722" w:rsidDel="00E04722">
          <w:rPr>
            <w:rPrChange w:id="254" w:author="Kántor Sándor" w:date="2018-02-22T09:53:00Z">
              <w:rPr>
                <w:rStyle w:val="Hiperhivatkozs"/>
                <w:i w:val="0"/>
                <w:iCs w:val="0"/>
                <w:noProof/>
              </w:rPr>
            </w:rPrChange>
          </w:rPr>
          <w:delText>3.6.1.</w:delText>
        </w:r>
        <w:r w:rsidDel="00E04722"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E04722" w:rsidDel="00E04722">
          <w:rPr>
            <w:rPrChange w:id="255" w:author="Kántor Sándor" w:date="2018-02-22T09:53:00Z">
              <w:rPr>
                <w:rStyle w:val="Hiperhivatkozs"/>
                <w:i w:val="0"/>
                <w:iCs w:val="0"/>
                <w:noProof/>
              </w:rPr>
            </w:rPrChange>
          </w:rPr>
          <w:delText>Új mappa létrehozása</w:delText>
        </w:r>
        <w:r w:rsidDel="00E04722">
          <w:rPr>
            <w:noProof/>
            <w:webHidden/>
          </w:rPr>
          <w:tab/>
          <w:delText>15</w:delText>
        </w:r>
      </w:del>
    </w:p>
    <w:p w14:paraId="6FDE2D8E" w14:textId="29FF7DF7" w:rsidR="001A086C" w:rsidDel="00E04722" w:rsidRDefault="001A086C">
      <w:pPr>
        <w:pStyle w:val="TJ3"/>
        <w:rPr>
          <w:del w:id="256" w:author="Kántor Sándor" w:date="2018-02-22T09:53:00Z"/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del w:id="257" w:author="Kántor Sándor" w:date="2018-02-22T09:53:00Z">
        <w:r w:rsidRPr="00E04722" w:rsidDel="00E04722">
          <w:rPr>
            <w:rPrChange w:id="258" w:author="Kántor Sándor" w:date="2018-02-22T09:53:00Z">
              <w:rPr>
                <w:rStyle w:val="Hiperhivatkozs"/>
                <w:i w:val="0"/>
                <w:iCs w:val="0"/>
                <w:noProof/>
              </w:rPr>
            </w:rPrChange>
          </w:rPr>
          <w:delText>3.6.2.</w:delText>
        </w:r>
        <w:r w:rsidDel="00E04722"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E04722" w:rsidDel="00E04722">
          <w:rPr>
            <w:rPrChange w:id="259" w:author="Kántor Sándor" w:date="2018-02-22T09:53:00Z">
              <w:rPr>
                <w:rStyle w:val="Hiperhivatkozs"/>
                <w:i w:val="0"/>
                <w:iCs w:val="0"/>
                <w:noProof/>
              </w:rPr>
            </w:rPrChange>
          </w:rPr>
          <w:delText>Mappa átnevezése</w:delText>
        </w:r>
        <w:r w:rsidDel="00E04722">
          <w:rPr>
            <w:noProof/>
            <w:webHidden/>
          </w:rPr>
          <w:tab/>
          <w:delText>16</w:delText>
        </w:r>
      </w:del>
    </w:p>
    <w:p w14:paraId="3986909B" w14:textId="44331AA4" w:rsidR="001A086C" w:rsidDel="00E04722" w:rsidRDefault="001A086C">
      <w:pPr>
        <w:pStyle w:val="TJ3"/>
        <w:rPr>
          <w:del w:id="260" w:author="Kántor Sándor" w:date="2018-02-22T09:53:00Z"/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del w:id="261" w:author="Kántor Sándor" w:date="2018-02-22T09:53:00Z">
        <w:r w:rsidRPr="00E04722" w:rsidDel="00E04722">
          <w:rPr>
            <w:rPrChange w:id="262" w:author="Kántor Sándor" w:date="2018-02-22T09:53:00Z">
              <w:rPr>
                <w:rStyle w:val="Hiperhivatkozs"/>
                <w:i w:val="0"/>
                <w:iCs w:val="0"/>
                <w:noProof/>
              </w:rPr>
            </w:rPrChange>
          </w:rPr>
          <w:delText>3.6.3.</w:delText>
        </w:r>
        <w:r w:rsidDel="00E04722"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E04722" w:rsidDel="00E04722">
          <w:rPr>
            <w:rPrChange w:id="263" w:author="Kántor Sándor" w:date="2018-02-22T09:53:00Z">
              <w:rPr>
                <w:rStyle w:val="Hiperhivatkozs"/>
                <w:i w:val="0"/>
                <w:iCs w:val="0"/>
                <w:noProof/>
              </w:rPr>
            </w:rPrChange>
          </w:rPr>
          <w:delText>Mappa törlése</w:delText>
        </w:r>
        <w:r w:rsidDel="00E04722">
          <w:rPr>
            <w:noProof/>
            <w:webHidden/>
          </w:rPr>
          <w:tab/>
          <w:delText>16</w:delText>
        </w:r>
      </w:del>
    </w:p>
    <w:p w14:paraId="7A665310" w14:textId="0EA66D76" w:rsidR="001A086C" w:rsidDel="00E04722" w:rsidRDefault="001A086C">
      <w:pPr>
        <w:pStyle w:val="TJ2"/>
        <w:rPr>
          <w:del w:id="264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del w:id="265" w:author="Kántor Sándor" w:date="2018-02-22T09:53:00Z">
        <w:r w:rsidRPr="00E04722" w:rsidDel="00E04722">
          <w:rPr>
            <w:rPrChange w:id="266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3.7.</w:delText>
        </w:r>
        <w:r w:rsidDel="00E04722"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E04722" w:rsidDel="00E04722">
          <w:rPr>
            <w:rPrChange w:id="267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Üzenetek létrehozása</w:delText>
        </w:r>
        <w:r w:rsidDel="00E04722">
          <w:rPr>
            <w:noProof/>
            <w:webHidden/>
          </w:rPr>
          <w:tab/>
          <w:delText>16</w:delText>
        </w:r>
      </w:del>
    </w:p>
    <w:p w14:paraId="428D74F7" w14:textId="3B76B171" w:rsidR="001A086C" w:rsidDel="00E04722" w:rsidRDefault="001A086C">
      <w:pPr>
        <w:pStyle w:val="TJ2"/>
        <w:rPr>
          <w:del w:id="268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del w:id="269" w:author="Kántor Sándor" w:date="2018-02-22T09:53:00Z">
        <w:r w:rsidRPr="00E04722" w:rsidDel="00E04722">
          <w:rPr>
            <w:rPrChange w:id="270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3.8.</w:delText>
        </w:r>
        <w:r w:rsidDel="00E04722"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E04722" w:rsidDel="00E04722">
          <w:rPr>
            <w:rPrChange w:id="271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Üzenetek újraküldése</w:delText>
        </w:r>
        <w:r w:rsidDel="00E04722">
          <w:rPr>
            <w:noProof/>
            <w:webHidden/>
          </w:rPr>
          <w:tab/>
          <w:delText>16</w:delText>
        </w:r>
      </w:del>
    </w:p>
    <w:p w14:paraId="47CCEDCA" w14:textId="3D6C631B" w:rsidR="001A086C" w:rsidDel="00E04722" w:rsidRDefault="001A086C">
      <w:pPr>
        <w:pStyle w:val="TJ2"/>
        <w:rPr>
          <w:del w:id="272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del w:id="273" w:author="Kántor Sándor" w:date="2018-02-22T09:53:00Z">
        <w:r w:rsidRPr="00E04722" w:rsidDel="00E04722">
          <w:rPr>
            <w:rPrChange w:id="274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3.9.</w:delText>
        </w:r>
        <w:r w:rsidDel="00E04722"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E04722" w:rsidDel="00E04722">
          <w:rPr>
            <w:rPrChange w:id="275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Piszkozatok</w:delText>
        </w:r>
        <w:r w:rsidDel="00E04722">
          <w:rPr>
            <w:noProof/>
            <w:webHidden/>
          </w:rPr>
          <w:tab/>
          <w:delText>17</w:delText>
        </w:r>
      </w:del>
    </w:p>
    <w:p w14:paraId="1BCB31DB" w14:textId="65257F6C" w:rsidR="001A086C" w:rsidDel="00E04722" w:rsidRDefault="001A086C">
      <w:pPr>
        <w:pStyle w:val="TJ2"/>
        <w:rPr>
          <w:del w:id="276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del w:id="277" w:author="Kántor Sándor" w:date="2018-02-22T09:53:00Z">
        <w:r w:rsidRPr="00E04722" w:rsidDel="00E04722">
          <w:rPr>
            <w:rPrChange w:id="278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3.10.</w:delText>
        </w:r>
        <w:r w:rsidDel="00E04722"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E04722" w:rsidDel="00E04722">
          <w:rPr>
            <w:rPrChange w:id="279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Üzenetek áthelyezése</w:delText>
        </w:r>
        <w:r w:rsidDel="00E04722">
          <w:rPr>
            <w:noProof/>
            <w:webHidden/>
          </w:rPr>
          <w:tab/>
          <w:delText>17</w:delText>
        </w:r>
      </w:del>
    </w:p>
    <w:p w14:paraId="5D445F5F" w14:textId="564D3743" w:rsidR="001A086C" w:rsidDel="00E04722" w:rsidRDefault="001A086C">
      <w:pPr>
        <w:pStyle w:val="TJ2"/>
        <w:rPr>
          <w:del w:id="280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del w:id="281" w:author="Kántor Sándor" w:date="2018-02-22T09:53:00Z">
        <w:r w:rsidRPr="00E04722" w:rsidDel="00E04722">
          <w:rPr>
            <w:rPrChange w:id="282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3.11.</w:delText>
        </w:r>
        <w:r w:rsidDel="00E04722"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E04722" w:rsidDel="00E04722">
          <w:rPr>
            <w:rPrChange w:id="283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Üzenetek mentése</w:delText>
        </w:r>
        <w:r w:rsidDel="00E04722">
          <w:rPr>
            <w:noProof/>
            <w:webHidden/>
          </w:rPr>
          <w:tab/>
          <w:delText>17</w:delText>
        </w:r>
      </w:del>
    </w:p>
    <w:p w14:paraId="230B9DEC" w14:textId="5F830873" w:rsidR="001A086C" w:rsidDel="00E04722" w:rsidRDefault="001A086C">
      <w:pPr>
        <w:pStyle w:val="TJ2"/>
        <w:rPr>
          <w:del w:id="284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del w:id="285" w:author="Kántor Sándor" w:date="2018-02-22T09:53:00Z">
        <w:r w:rsidRPr="00E04722" w:rsidDel="00E04722">
          <w:rPr>
            <w:rPrChange w:id="286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3.12.</w:delText>
        </w:r>
        <w:r w:rsidDel="00E04722"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E04722" w:rsidDel="00E04722">
          <w:rPr>
            <w:rPrChange w:id="287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Csatolmányok letöltése</w:delText>
        </w:r>
        <w:r w:rsidDel="00E04722">
          <w:rPr>
            <w:noProof/>
            <w:webHidden/>
          </w:rPr>
          <w:tab/>
          <w:delText>18</w:delText>
        </w:r>
      </w:del>
    </w:p>
    <w:p w14:paraId="0FB63B7B" w14:textId="07D60356" w:rsidR="001A086C" w:rsidDel="00E04722" w:rsidRDefault="001A086C">
      <w:pPr>
        <w:pStyle w:val="TJ2"/>
        <w:rPr>
          <w:del w:id="288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del w:id="289" w:author="Kántor Sándor" w:date="2018-02-22T09:53:00Z">
        <w:r w:rsidRPr="00E04722" w:rsidDel="00E04722">
          <w:rPr>
            <w:rPrChange w:id="290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3.13.</w:delText>
        </w:r>
        <w:r w:rsidDel="00E04722"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E04722" w:rsidDel="00E04722">
          <w:rPr>
            <w:rPrChange w:id="291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Üzenetek törlése</w:delText>
        </w:r>
        <w:r w:rsidDel="00E04722">
          <w:rPr>
            <w:noProof/>
            <w:webHidden/>
          </w:rPr>
          <w:tab/>
          <w:delText>18</w:delText>
        </w:r>
      </w:del>
    </w:p>
    <w:p w14:paraId="5D14A1DE" w14:textId="0175FAF8" w:rsidR="001A086C" w:rsidDel="00E04722" w:rsidRDefault="001A086C">
      <w:pPr>
        <w:pStyle w:val="TJ2"/>
        <w:rPr>
          <w:del w:id="292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del w:id="293" w:author="Kántor Sándor" w:date="2018-02-22T09:53:00Z">
        <w:r w:rsidRPr="00E04722" w:rsidDel="00E04722">
          <w:rPr>
            <w:rPrChange w:id="294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3.14.</w:delText>
        </w:r>
        <w:r w:rsidDel="00E04722"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E04722" w:rsidDel="00E04722">
          <w:rPr>
            <w:rPrChange w:id="295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Üzenet státuszának módosítása</w:delText>
        </w:r>
        <w:r w:rsidDel="00E04722">
          <w:rPr>
            <w:noProof/>
            <w:webHidden/>
          </w:rPr>
          <w:tab/>
          <w:delText>18</w:delText>
        </w:r>
      </w:del>
    </w:p>
    <w:p w14:paraId="7B92A6B9" w14:textId="4FC7978D" w:rsidR="001A086C" w:rsidDel="00E04722" w:rsidRDefault="001A086C">
      <w:pPr>
        <w:pStyle w:val="TJ2"/>
        <w:rPr>
          <w:del w:id="296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del w:id="297" w:author="Kántor Sándor" w:date="2018-02-22T09:53:00Z">
        <w:r w:rsidRPr="00E04722" w:rsidDel="00E04722">
          <w:rPr>
            <w:rPrChange w:id="298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3.15.</w:delText>
        </w:r>
        <w:r w:rsidDel="00E04722"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E04722" w:rsidDel="00E04722">
          <w:rPr>
            <w:rPrChange w:id="299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Információ az üzenet feladójára, címzettjeire vonatkozóan</w:delText>
        </w:r>
        <w:r w:rsidDel="00E04722">
          <w:rPr>
            <w:noProof/>
            <w:webHidden/>
          </w:rPr>
          <w:tab/>
          <w:delText>18</w:delText>
        </w:r>
      </w:del>
    </w:p>
    <w:p w14:paraId="441308AF" w14:textId="02F98820" w:rsidR="001A086C" w:rsidDel="00E04722" w:rsidRDefault="001A086C">
      <w:pPr>
        <w:pStyle w:val="TJ2"/>
        <w:rPr>
          <w:del w:id="300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del w:id="301" w:author="Kántor Sándor" w:date="2018-02-22T09:53:00Z">
        <w:r w:rsidRPr="00E04722" w:rsidDel="00E04722">
          <w:rPr>
            <w:rPrChange w:id="302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3.16.</w:delText>
        </w:r>
        <w:r w:rsidDel="00E04722"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E04722" w:rsidDel="00E04722">
          <w:rPr>
            <w:rPrChange w:id="303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Válasz üzenet küldése</w:delText>
        </w:r>
        <w:r w:rsidDel="00E04722">
          <w:rPr>
            <w:noProof/>
            <w:webHidden/>
          </w:rPr>
          <w:tab/>
          <w:delText>19</w:delText>
        </w:r>
      </w:del>
    </w:p>
    <w:p w14:paraId="2940F69F" w14:textId="23755516" w:rsidR="001A086C" w:rsidDel="00E04722" w:rsidRDefault="001A086C">
      <w:pPr>
        <w:pStyle w:val="TJ2"/>
        <w:rPr>
          <w:del w:id="304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del w:id="305" w:author="Kántor Sándor" w:date="2018-02-22T09:53:00Z">
        <w:r w:rsidRPr="00E04722" w:rsidDel="00E04722">
          <w:rPr>
            <w:rPrChange w:id="306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3.17.</w:delText>
        </w:r>
        <w:r w:rsidDel="00E04722"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E04722" w:rsidDel="00E04722">
          <w:rPr>
            <w:rPrChange w:id="307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Válasz üzenetek fogadása</w:delText>
        </w:r>
        <w:r w:rsidDel="00E04722">
          <w:rPr>
            <w:noProof/>
            <w:webHidden/>
          </w:rPr>
          <w:tab/>
          <w:delText>19</w:delText>
        </w:r>
      </w:del>
    </w:p>
    <w:p w14:paraId="3C41EB75" w14:textId="12C44695" w:rsidR="001A086C" w:rsidDel="00E04722" w:rsidRDefault="001A086C">
      <w:pPr>
        <w:pStyle w:val="TJ2"/>
        <w:rPr>
          <w:del w:id="308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del w:id="309" w:author="Kántor Sándor" w:date="2018-02-22T09:53:00Z">
        <w:r w:rsidRPr="00E04722" w:rsidDel="00E04722">
          <w:rPr>
            <w:rPrChange w:id="310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3.18.</w:delText>
        </w:r>
        <w:r w:rsidDel="00E04722"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E04722" w:rsidDel="00E04722">
          <w:rPr>
            <w:rPrChange w:id="311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Üzenet olvasottsági státusza</w:delText>
        </w:r>
        <w:r w:rsidDel="00E04722">
          <w:rPr>
            <w:noProof/>
            <w:webHidden/>
          </w:rPr>
          <w:tab/>
          <w:delText>20</w:delText>
        </w:r>
      </w:del>
    </w:p>
    <w:p w14:paraId="47F2BC19" w14:textId="0FC27E00" w:rsidR="001A086C" w:rsidDel="00E04722" w:rsidRDefault="001A086C">
      <w:pPr>
        <w:pStyle w:val="TJ2"/>
        <w:rPr>
          <w:del w:id="312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del w:id="313" w:author="Kántor Sándor" w:date="2018-02-22T09:53:00Z">
        <w:r w:rsidRPr="00E04722" w:rsidDel="00E04722">
          <w:rPr>
            <w:rPrChange w:id="314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3.19.</w:delText>
        </w:r>
        <w:r w:rsidDel="00E04722"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E04722" w:rsidDel="00E04722">
          <w:rPr>
            <w:rPrChange w:id="315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Timeout (intaktvitás) figyelmeztetés</w:delText>
        </w:r>
        <w:r w:rsidDel="00E04722">
          <w:rPr>
            <w:noProof/>
            <w:webHidden/>
          </w:rPr>
          <w:tab/>
          <w:delText>21</w:delText>
        </w:r>
      </w:del>
    </w:p>
    <w:p w14:paraId="4626E7B1" w14:textId="13BCB0FB" w:rsidR="001A086C" w:rsidDel="00E04722" w:rsidRDefault="001A086C">
      <w:pPr>
        <w:pStyle w:val="TJ1"/>
        <w:rPr>
          <w:del w:id="316" w:author="Kántor Sándor" w:date="2018-02-22T09:53:00Z"/>
          <w:rFonts w:asciiTheme="minorHAnsi" w:eastAsiaTheme="minorEastAsia" w:hAnsiTheme="minorHAnsi" w:cstheme="minorBidi"/>
          <w:b w:val="0"/>
          <w:bCs w:val="0"/>
          <w:smallCaps w:val="0"/>
          <w:noProof/>
          <w:spacing w:val="0"/>
          <w:sz w:val="22"/>
          <w:szCs w:val="22"/>
        </w:rPr>
      </w:pPr>
      <w:del w:id="317" w:author="Kántor Sándor" w:date="2018-02-22T09:53:00Z">
        <w:r w:rsidRPr="00E04722" w:rsidDel="00E04722">
          <w:rPr>
            <w:rPrChange w:id="318" w:author="Kántor Sándor" w:date="2018-02-22T09:53:00Z">
              <w:rPr>
                <w:rStyle w:val="Hiperhivatkozs"/>
                <w:b w:val="0"/>
                <w:bCs w:val="0"/>
                <w:smallCaps w:val="0"/>
                <w:noProof/>
              </w:rPr>
            </w:rPrChange>
          </w:rPr>
          <w:delText>4.</w:delText>
        </w:r>
        <w:r w:rsidDel="00E04722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pacing w:val="0"/>
            <w:sz w:val="22"/>
            <w:szCs w:val="22"/>
          </w:rPr>
          <w:tab/>
        </w:r>
        <w:r w:rsidRPr="00E04722" w:rsidDel="00E04722">
          <w:rPr>
            <w:rPrChange w:id="319" w:author="Kántor Sándor" w:date="2018-02-22T09:53:00Z">
              <w:rPr>
                <w:rStyle w:val="Hiperhivatkozs"/>
                <w:b w:val="0"/>
                <w:bCs w:val="0"/>
                <w:smallCaps w:val="0"/>
                <w:noProof/>
              </w:rPr>
            </w:rPrChange>
          </w:rPr>
          <w:delText>Hibák kezelése</w:delText>
        </w:r>
        <w:r w:rsidDel="00E04722">
          <w:rPr>
            <w:noProof/>
            <w:webHidden/>
          </w:rPr>
          <w:tab/>
          <w:delText>22</w:delText>
        </w:r>
      </w:del>
    </w:p>
    <w:p w14:paraId="5D935E9F" w14:textId="4A57B37A" w:rsidR="001A086C" w:rsidDel="00E04722" w:rsidRDefault="001A086C">
      <w:pPr>
        <w:pStyle w:val="TJ2"/>
        <w:rPr>
          <w:del w:id="320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del w:id="321" w:author="Kántor Sándor" w:date="2018-02-22T09:53:00Z">
        <w:r w:rsidRPr="00E04722" w:rsidDel="00E04722">
          <w:rPr>
            <w:rPrChange w:id="322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4.1.</w:delText>
        </w:r>
        <w:r w:rsidDel="00E04722"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E04722" w:rsidDel="00E04722">
          <w:rPr>
            <w:rPrChange w:id="323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Az oldal tanúsítványa nem megbízható</w:delText>
        </w:r>
        <w:r w:rsidDel="00E04722">
          <w:rPr>
            <w:noProof/>
            <w:webHidden/>
          </w:rPr>
          <w:tab/>
          <w:delText>22</w:delText>
        </w:r>
      </w:del>
    </w:p>
    <w:p w14:paraId="79A1D41F" w14:textId="2712ED95" w:rsidR="001A086C" w:rsidDel="00E04722" w:rsidRDefault="001A086C">
      <w:pPr>
        <w:pStyle w:val="TJ2"/>
        <w:rPr>
          <w:del w:id="324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del w:id="325" w:author="Kántor Sándor" w:date="2018-02-22T09:53:00Z">
        <w:r w:rsidRPr="00E04722" w:rsidDel="00E04722">
          <w:rPr>
            <w:rPrChange w:id="326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4.2.</w:delText>
        </w:r>
        <w:r w:rsidDel="00E04722"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E04722" w:rsidDel="00E04722">
          <w:rPr>
            <w:rPrChange w:id="327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Az ügyfél nem kapott üzenetet</w:delText>
        </w:r>
        <w:r w:rsidDel="00E04722">
          <w:rPr>
            <w:noProof/>
            <w:webHidden/>
          </w:rPr>
          <w:tab/>
          <w:delText>22</w:delText>
        </w:r>
      </w:del>
    </w:p>
    <w:p w14:paraId="5053ABB6" w14:textId="63824180" w:rsidR="001A086C" w:rsidDel="00E04722" w:rsidRDefault="001A086C">
      <w:pPr>
        <w:pStyle w:val="TJ2"/>
        <w:rPr>
          <w:del w:id="328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del w:id="329" w:author="Kántor Sándor" w:date="2018-02-22T09:53:00Z">
        <w:r w:rsidRPr="00E04722" w:rsidDel="00E04722">
          <w:rPr>
            <w:rPrChange w:id="330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4.3.</w:delText>
        </w:r>
        <w:r w:rsidDel="00E04722"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E04722" w:rsidDel="00E04722">
          <w:rPr>
            <w:rPrChange w:id="331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Az alkalmazás egy idő után „Lefagy”</w:delText>
        </w:r>
        <w:r w:rsidDel="00E04722">
          <w:rPr>
            <w:noProof/>
            <w:webHidden/>
          </w:rPr>
          <w:tab/>
          <w:delText>23</w:delText>
        </w:r>
      </w:del>
    </w:p>
    <w:p w14:paraId="34EF4819" w14:textId="2C291194" w:rsidR="001A086C" w:rsidDel="00E04722" w:rsidRDefault="001A086C">
      <w:pPr>
        <w:pStyle w:val="TJ2"/>
        <w:rPr>
          <w:del w:id="332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del w:id="333" w:author="Kántor Sándor" w:date="2018-02-22T09:53:00Z">
        <w:r w:rsidRPr="00E04722" w:rsidDel="00E04722">
          <w:rPr>
            <w:rPrChange w:id="334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4.4.</w:delText>
        </w:r>
        <w:r w:rsidDel="00E04722"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E04722" w:rsidDel="00E04722">
          <w:rPr>
            <w:rPrChange w:id="335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Az alkalmazás üzenet küldésre kattintva „Lefagy”</w:delText>
        </w:r>
        <w:r w:rsidDel="00E04722">
          <w:rPr>
            <w:noProof/>
            <w:webHidden/>
          </w:rPr>
          <w:tab/>
          <w:delText>23</w:delText>
        </w:r>
      </w:del>
    </w:p>
    <w:p w14:paraId="5AADBEE6" w14:textId="7EFAB7EB" w:rsidR="001A086C" w:rsidDel="00E04722" w:rsidRDefault="001A086C">
      <w:pPr>
        <w:pStyle w:val="TJ1"/>
        <w:rPr>
          <w:del w:id="336" w:author="Kántor Sándor" w:date="2018-02-22T09:53:00Z"/>
          <w:rFonts w:asciiTheme="minorHAnsi" w:eastAsiaTheme="minorEastAsia" w:hAnsiTheme="minorHAnsi" w:cstheme="minorBidi"/>
          <w:b w:val="0"/>
          <w:bCs w:val="0"/>
          <w:smallCaps w:val="0"/>
          <w:noProof/>
          <w:spacing w:val="0"/>
          <w:sz w:val="22"/>
          <w:szCs w:val="22"/>
        </w:rPr>
      </w:pPr>
      <w:del w:id="337" w:author="Kántor Sándor" w:date="2018-02-22T09:53:00Z">
        <w:r w:rsidRPr="00E04722" w:rsidDel="00E04722">
          <w:rPr>
            <w:rPrChange w:id="338" w:author="Kántor Sándor" w:date="2018-02-22T09:53:00Z">
              <w:rPr>
                <w:rStyle w:val="Hiperhivatkozs"/>
                <w:b w:val="0"/>
                <w:bCs w:val="0"/>
                <w:smallCaps w:val="0"/>
                <w:noProof/>
              </w:rPr>
            </w:rPrChange>
          </w:rPr>
          <w:delText>5.</w:delText>
        </w:r>
        <w:r w:rsidDel="00E04722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pacing w:val="0"/>
            <w:sz w:val="22"/>
            <w:szCs w:val="22"/>
          </w:rPr>
          <w:tab/>
        </w:r>
        <w:r w:rsidRPr="00E04722" w:rsidDel="00E04722">
          <w:rPr>
            <w:rPrChange w:id="339" w:author="Kántor Sándor" w:date="2018-02-22T09:53:00Z">
              <w:rPr>
                <w:rStyle w:val="Hiperhivatkozs"/>
                <w:b w:val="0"/>
                <w:bCs w:val="0"/>
                <w:smallCaps w:val="0"/>
                <w:noProof/>
              </w:rPr>
            </w:rPrChange>
          </w:rPr>
          <w:delText>Technikai Help desk és Ügyfélszolgálat</w:delText>
        </w:r>
        <w:r w:rsidDel="00E04722">
          <w:rPr>
            <w:noProof/>
            <w:webHidden/>
          </w:rPr>
          <w:tab/>
          <w:delText>23</w:delText>
        </w:r>
      </w:del>
    </w:p>
    <w:p w14:paraId="568152E6" w14:textId="3CCABFBB" w:rsidR="001A086C" w:rsidDel="00E04722" w:rsidRDefault="001A086C">
      <w:pPr>
        <w:pStyle w:val="TJ2"/>
        <w:rPr>
          <w:del w:id="340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del w:id="341" w:author="Kántor Sándor" w:date="2018-02-22T09:53:00Z">
        <w:r w:rsidRPr="00E04722" w:rsidDel="00E04722">
          <w:rPr>
            <w:rPrChange w:id="342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5.1.</w:delText>
        </w:r>
        <w:r w:rsidDel="00E04722"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E04722" w:rsidDel="00E04722">
          <w:rPr>
            <w:rPrChange w:id="343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Help desk elérhetőség, rendelkezésre állás</w:delText>
        </w:r>
        <w:r w:rsidDel="00E04722">
          <w:rPr>
            <w:noProof/>
            <w:webHidden/>
          </w:rPr>
          <w:tab/>
          <w:delText>23</w:delText>
        </w:r>
      </w:del>
    </w:p>
    <w:p w14:paraId="3A561720" w14:textId="5FE04E70" w:rsidR="001A086C" w:rsidDel="00E04722" w:rsidRDefault="001A086C">
      <w:pPr>
        <w:pStyle w:val="TJ2"/>
        <w:rPr>
          <w:del w:id="344" w:author="Kántor Sándor" w:date="2018-02-22T09:53:00Z"/>
          <w:rFonts w:asciiTheme="minorHAnsi" w:eastAsiaTheme="minorEastAsia" w:hAnsiTheme="minorHAnsi" w:cstheme="minorBidi"/>
          <w:b w:val="0"/>
          <w:smallCaps w:val="0"/>
          <w:noProof/>
          <w:spacing w:val="0"/>
          <w:sz w:val="22"/>
          <w:szCs w:val="22"/>
        </w:rPr>
      </w:pPr>
      <w:del w:id="345" w:author="Kántor Sándor" w:date="2018-02-22T09:53:00Z">
        <w:r w:rsidRPr="00E04722" w:rsidDel="00E04722">
          <w:rPr>
            <w:rPrChange w:id="346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5.2.</w:delText>
        </w:r>
        <w:r w:rsidDel="00E04722">
          <w:rPr>
            <w:rFonts w:asciiTheme="minorHAnsi" w:eastAsiaTheme="minorEastAsia" w:hAnsiTheme="minorHAnsi" w:cstheme="minorBidi"/>
            <w:b w:val="0"/>
            <w:smallCaps w:val="0"/>
            <w:noProof/>
            <w:spacing w:val="0"/>
            <w:sz w:val="22"/>
            <w:szCs w:val="22"/>
          </w:rPr>
          <w:tab/>
        </w:r>
        <w:r w:rsidRPr="00E04722" w:rsidDel="00E04722">
          <w:rPr>
            <w:rPrChange w:id="347" w:author="Kántor Sándor" w:date="2018-02-22T09:53:00Z">
              <w:rPr>
                <w:rStyle w:val="Hiperhivatkozs"/>
                <w:b w:val="0"/>
                <w:smallCaps w:val="0"/>
                <w:noProof/>
              </w:rPr>
            </w:rPrChange>
          </w:rPr>
          <w:delText>Az ügyfélszolgálat</w:delText>
        </w:r>
        <w:r w:rsidDel="00E04722">
          <w:rPr>
            <w:noProof/>
            <w:webHidden/>
          </w:rPr>
          <w:tab/>
          <w:delText>23</w:delText>
        </w:r>
      </w:del>
    </w:p>
    <w:p w14:paraId="13C1EABD" w14:textId="0512C8F8" w:rsidR="001A086C" w:rsidDel="00E04722" w:rsidRDefault="001A086C">
      <w:pPr>
        <w:pStyle w:val="TJ3"/>
        <w:rPr>
          <w:del w:id="348" w:author="Kántor Sándor" w:date="2018-02-22T09:53:00Z"/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del w:id="349" w:author="Kántor Sándor" w:date="2018-02-22T09:53:00Z">
        <w:r w:rsidRPr="00E04722" w:rsidDel="00E04722">
          <w:rPr>
            <w:rPrChange w:id="350" w:author="Kántor Sándor" w:date="2018-02-22T09:53:00Z">
              <w:rPr>
                <w:rStyle w:val="Hiperhivatkozs"/>
                <w:i w:val="0"/>
                <w:iCs w:val="0"/>
                <w:noProof/>
              </w:rPr>
            </w:rPrChange>
          </w:rPr>
          <w:delText>5.2.1.</w:delText>
        </w:r>
        <w:r w:rsidDel="00E04722"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E04722" w:rsidDel="00E04722">
          <w:rPr>
            <w:rPrChange w:id="351" w:author="Kántor Sándor" w:date="2018-02-22T09:53:00Z">
              <w:rPr>
                <w:rStyle w:val="Hiperhivatkozs"/>
                <w:i w:val="0"/>
                <w:iCs w:val="0"/>
                <w:noProof/>
              </w:rPr>
            </w:rPrChange>
          </w:rPr>
          <w:delText>Elérhetőség, rendelkezésre állás</w:delText>
        </w:r>
        <w:r w:rsidDel="00E04722">
          <w:rPr>
            <w:noProof/>
            <w:webHidden/>
          </w:rPr>
          <w:tab/>
          <w:delText>23</w:delText>
        </w:r>
      </w:del>
    </w:p>
    <w:p w14:paraId="11570C69" w14:textId="20F9AC47" w:rsidR="001A086C" w:rsidDel="00E04722" w:rsidRDefault="001A086C">
      <w:pPr>
        <w:pStyle w:val="TJ1"/>
        <w:rPr>
          <w:del w:id="352" w:author="Kántor Sándor" w:date="2018-02-22T09:53:00Z"/>
          <w:rFonts w:asciiTheme="minorHAnsi" w:eastAsiaTheme="minorEastAsia" w:hAnsiTheme="minorHAnsi" w:cstheme="minorBidi"/>
          <w:b w:val="0"/>
          <w:bCs w:val="0"/>
          <w:smallCaps w:val="0"/>
          <w:noProof/>
          <w:spacing w:val="0"/>
          <w:sz w:val="22"/>
          <w:szCs w:val="22"/>
        </w:rPr>
      </w:pPr>
      <w:del w:id="353" w:author="Kántor Sándor" w:date="2018-02-22T09:53:00Z">
        <w:r w:rsidRPr="00E04722" w:rsidDel="00E04722">
          <w:rPr>
            <w:rPrChange w:id="354" w:author="Kántor Sándor" w:date="2018-02-22T09:53:00Z">
              <w:rPr>
                <w:rStyle w:val="Hiperhivatkozs"/>
                <w:b w:val="0"/>
                <w:bCs w:val="0"/>
                <w:smallCaps w:val="0"/>
                <w:noProof/>
              </w:rPr>
            </w:rPrChange>
          </w:rPr>
          <w:delText>6.</w:delText>
        </w:r>
        <w:r w:rsidDel="00E04722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pacing w:val="0"/>
            <w:sz w:val="22"/>
            <w:szCs w:val="22"/>
          </w:rPr>
          <w:tab/>
        </w:r>
        <w:r w:rsidRPr="00E04722" w:rsidDel="00E04722">
          <w:rPr>
            <w:rPrChange w:id="355" w:author="Kántor Sándor" w:date="2018-02-22T09:53:00Z">
              <w:rPr>
                <w:rStyle w:val="Hiperhivatkozs"/>
                <w:b w:val="0"/>
                <w:bCs w:val="0"/>
                <w:smallCaps w:val="0"/>
                <w:noProof/>
              </w:rPr>
            </w:rPrChange>
          </w:rPr>
          <w:delText>Ábrajegyzék</w:delText>
        </w:r>
        <w:r w:rsidDel="00E04722">
          <w:rPr>
            <w:noProof/>
            <w:webHidden/>
          </w:rPr>
          <w:tab/>
          <w:delText>24</w:delText>
        </w:r>
      </w:del>
    </w:p>
    <w:p w14:paraId="63647F4B" w14:textId="77777777" w:rsidR="00FB7B8F" w:rsidRDefault="00217BC5" w:rsidP="00217BC5">
      <w:r>
        <w:fldChar w:fldCharType="end"/>
      </w:r>
    </w:p>
    <w:p w14:paraId="217441F4" w14:textId="77777777" w:rsidR="00217BC5" w:rsidRDefault="00217BC5" w:rsidP="006B6294">
      <w:pPr>
        <w:pStyle w:val="Stlus1"/>
        <w:sectPr w:rsidR="00217BC5" w:rsidSect="005F0FFC">
          <w:headerReference w:type="even" r:id="rId16"/>
          <w:headerReference w:type="default" r:id="rId17"/>
          <w:footerReference w:type="even" r:id="rId18"/>
          <w:footerReference w:type="default" r:id="rId19"/>
          <w:pgSz w:w="11906" w:h="16838" w:code="9"/>
          <w:pgMar w:top="1134" w:right="1134" w:bottom="1134" w:left="1134" w:header="709" w:footer="709" w:gutter="0"/>
          <w:pgNumType w:fmt="upperRoman" w:start="1"/>
          <w:cols w:space="708"/>
          <w:docGrid w:linePitch="360"/>
        </w:sectPr>
      </w:pPr>
    </w:p>
    <w:p w14:paraId="04130217" w14:textId="77777777" w:rsidR="00487640" w:rsidRDefault="00AC0368" w:rsidP="00487640">
      <w:pPr>
        <w:pStyle w:val="Cm1"/>
      </w:pPr>
      <w:bookmarkStart w:id="356" w:name="_Toc507056551"/>
      <w:r>
        <w:lastRenderedPageBreak/>
        <w:t>GIROMail szolgáltatás célja</w:t>
      </w:r>
      <w:bookmarkEnd w:id="356"/>
    </w:p>
    <w:p w14:paraId="6843D4AA" w14:textId="77777777" w:rsidR="00BB1727" w:rsidRPr="00BB1727" w:rsidRDefault="00BB1727" w:rsidP="00BB1727">
      <w:r>
        <w:t xml:space="preserve">A szolgáltatás célja </w:t>
      </w:r>
      <w:r w:rsidR="00E22A11">
        <w:t xml:space="preserve">a GIRO Zrt. és ügyfelei között egy </w:t>
      </w:r>
      <w:r>
        <w:t>személy-személy közötti biztonságos, sértetlen</w:t>
      </w:r>
      <w:r w:rsidR="00E22A11">
        <w:t>, hiteles</w:t>
      </w:r>
      <w:r>
        <w:t xml:space="preserve"> és letagadhatatlan üzenetváltás biztosítása </w:t>
      </w:r>
      <w:r w:rsidR="00E22A11">
        <w:t xml:space="preserve">GIROHáló zárt hálózaton, </w:t>
      </w:r>
      <w:r>
        <w:t>GIROLock tanúsítvánnyal aláírva, időpecséttel ellátva.</w:t>
      </w:r>
    </w:p>
    <w:p w14:paraId="0D427353" w14:textId="77777777" w:rsidR="000A1D95" w:rsidRDefault="00AC0368" w:rsidP="00487640">
      <w:pPr>
        <w:pStyle w:val="Cm1"/>
      </w:pPr>
      <w:bookmarkStart w:id="357" w:name="_Ref397335115"/>
      <w:bookmarkStart w:id="358" w:name="_Ref397335116"/>
      <w:bookmarkStart w:id="359" w:name="_Toc507056552"/>
      <w:r>
        <w:t>Működési követelmények</w:t>
      </w:r>
      <w:bookmarkEnd w:id="357"/>
      <w:bookmarkEnd w:id="358"/>
      <w:bookmarkEnd w:id="359"/>
    </w:p>
    <w:p w14:paraId="494EEA67" w14:textId="77777777" w:rsidR="00E84607" w:rsidRPr="00E84607" w:rsidRDefault="00E84607" w:rsidP="00E84607">
      <w:pPr>
        <w:pStyle w:val="cm2"/>
      </w:pPr>
      <w:r w:rsidRPr="00E84607">
        <w:tab/>
      </w:r>
      <w:bookmarkStart w:id="360" w:name="_Toc507056553"/>
      <w:r>
        <w:t>Használattal</w:t>
      </w:r>
      <w:r w:rsidRPr="00E84607">
        <w:t xml:space="preserve"> </w:t>
      </w:r>
      <w:r>
        <w:t>kapcsolatos előfeltételek</w:t>
      </w:r>
      <w:bookmarkEnd w:id="360"/>
    </w:p>
    <w:p w14:paraId="7383548C" w14:textId="77777777" w:rsidR="00E84607" w:rsidRPr="00E84607" w:rsidRDefault="00E84607" w:rsidP="00E84607">
      <w:pPr>
        <w:pStyle w:val="felsorol"/>
      </w:pPr>
      <w:r>
        <w:t>Élő</w:t>
      </w:r>
      <w:r w:rsidRPr="00E84607">
        <w:t xml:space="preserve"> GIROHáló szolgáltatási szerződés,</w:t>
      </w:r>
    </w:p>
    <w:p w14:paraId="104F649E" w14:textId="77777777" w:rsidR="00E84607" w:rsidRDefault="00E84607" w:rsidP="00E84607">
      <w:pPr>
        <w:pStyle w:val="felsorol"/>
      </w:pPr>
      <w:r>
        <w:t>élő</w:t>
      </w:r>
      <w:r w:rsidRPr="00E84607">
        <w:t xml:space="preserve"> GIROLock</w:t>
      </w:r>
      <w:r>
        <w:t xml:space="preserve"> </w:t>
      </w:r>
      <w:r w:rsidRPr="00E84607">
        <w:t>szolgáltatási szerződés,</w:t>
      </w:r>
    </w:p>
    <w:p w14:paraId="50D3A849" w14:textId="77777777" w:rsidR="00E84607" w:rsidRDefault="00E84607" w:rsidP="00E84607">
      <w:pPr>
        <w:pStyle w:val="felsorol"/>
      </w:pPr>
      <w:r w:rsidRPr="00E84607">
        <w:t xml:space="preserve">GIROHáló-n igénybevett szolgáltatás megrendelő lap kitöltése a </w:t>
      </w:r>
      <w:r>
        <w:t>GIROMail szolgáltatáselem</w:t>
      </w:r>
      <w:r w:rsidRPr="00E84607">
        <w:t xml:space="preserve"> igénybevételéhez,</w:t>
      </w:r>
    </w:p>
    <w:p w14:paraId="62EBDCC6" w14:textId="77777777" w:rsidR="00E84607" w:rsidRPr="00E84607" w:rsidRDefault="00E84607" w:rsidP="00E84607">
      <w:pPr>
        <w:pStyle w:val="felsorol"/>
      </w:pPr>
      <w:r>
        <w:t>érvényes GIROLock felhasználói tanúsítvány,</w:t>
      </w:r>
    </w:p>
    <w:p w14:paraId="0D81731F" w14:textId="77777777" w:rsidR="00D4061F" w:rsidRDefault="00CA414A" w:rsidP="00E84607">
      <w:pPr>
        <w:pStyle w:val="felsorol"/>
      </w:pPr>
      <w:r>
        <w:t xml:space="preserve">GIROMail </w:t>
      </w:r>
      <w:r w:rsidR="00E84607" w:rsidRPr="00E84607">
        <w:t xml:space="preserve">jogosultság igénylés </w:t>
      </w:r>
      <w:r w:rsidR="00E84607">
        <w:t>a</w:t>
      </w:r>
      <w:r w:rsidR="00E84607" w:rsidRPr="00E84607">
        <w:t xml:space="preserve"> Felhasználó(k) részére</w:t>
      </w:r>
      <w:r w:rsidR="00D4061F">
        <w:t>,</w:t>
      </w:r>
    </w:p>
    <w:p w14:paraId="3A2A21E9" w14:textId="43C93389" w:rsidR="00E84607" w:rsidRDefault="00D4061F" w:rsidP="00E84607">
      <w:pPr>
        <w:pStyle w:val="felsorol"/>
        <w:rPr>
          <w:ins w:id="361" w:author="Kántor Sándor" w:date="2018-02-22T14:39:00Z"/>
          <w:rStyle w:val="szkiemeldlt"/>
        </w:rPr>
      </w:pPr>
      <w:r w:rsidRPr="00D4061F">
        <w:rPr>
          <w:rStyle w:val="szkiemeldlt"/>
        </w:rPr>
        <w:t>opcionálisan GIROMail jogosultság igénylése felhasználói csoportok részére (pl. Bankváltás)</w:t>
      </w:r>
      <w:r w:rsidR="00E84607" w:rsidRPr="00D4061F">
        <w:rPr>
          <w:rStyle w:val="szkiemeldlt"/>
        </w:rPr>
        <w:t>.</w:t>
      </w:r>
    </w:p>
    <w:p w14:paraId="18CADD39" w14:textId="25DBD23B" w:rsidR="00D22CB8" w:rsidRPr="00D4061F" w:rsidRDefault="00D22CB8" w:rsidP="00E84607">
      <w:pPr>
        <w:pStyle w:val="felsorol"/>
        <w:rPr>
          <w:rStyle w:val="szkiemeldlt"/>
        </w:rPr>
      </w:pPr>
      <w:ins w:id="362" w:author="Kántor Sándor" w:date="2018-02-22T14:39:00Z">
        <w:r>
          <w:rPr>
            <w:rStyle w:val="szkiemeldlt"/>
          </w:rPr>
          <w:t>GIRO Gateway alkalmazás telepítése</w:t>
        </w:r>
      </w:ins>
    </w:p>
    <w:p w14:paraId="7D63C394" w14:textId="77777777" w:rsidR="00C151EC" w:rsidRDefault="00C151EC" w:rsidP="00C151EC">
      <w:pPr>
        <w:pStyle w:val="cm2"/>
      </w:pPr>
      <w:bookmarkStart w:id="363" w:name="_Toc507056554"/>
      <w:r>
        <w:t>A szolgáltatás elérésének helye</w:t>
      </w:r>
      <w:bookmarkEnd w:id="363"/>
    </w:p>
    <w:p w14:paraId="77530018" w14:textId="77777777" w:rsidR="00C151EC" w:rsidRDefault="002846FF" w:rsidP="00C151EC">
      <w:r>
        <w:t xml:space="preserve">A GIROMail szolgáltatás </w:t>
      </w:r>
      <w:r w:rsidR="00C151EC">
        <w:t xml:space="preserve">GIROHáló-n keresztül az alábbi URL-en </w:t>
      </w:r>
      <w:r>
        <w:t>érhető el:</w:t>
      </w:r>
    </w:p>
    <w:p w14:paraId="46379852" w14:textId="77777777" w:rsidR="00C151EC" w:rsidRDefault="00CD045A" w:rsidP="00D93FD2">
      <w:pPr>
        <w:pStyle w:val="tblzatcme"/>
      </w:pPr>
      <w:hyperlink r:id="rId20" w:history="1">
        <w:r w:rsidR="0052316B" w:rsidRPr="004141AB">
          <w:t>https://mail.girohalo.giro.hu:8443/GIROMail2</w:t>
        </w:r>
      </w:hyperlink>
    </w:p>
    <w:p w14:paraId="5DDB6884" w14:textId="77777777" w:rsidR="00C37E57" w:rsidRDefault="00C37E57" w:rsidP="00A150AF">
      <w:pPr>
        <w:pStyle w:val="cm2"/>
      </w:pPr>
      <w:bookmarkStart w:id="364" w:name="_Toc507056555"/>
      <w:r>
        <w:t>Támogatott környezetek</w:t>
      </w:r>
      <w:bookmarkEnd w:id="364"/>
    </w:p>
    <w:tbl>
      <w:tblPr>
        <w:tblStyle w:val="Tblavonallal"/>
        <w:tblW w:w="0" w:type="auto"/>
        <w:tblLook w:val="04A0" w:firstRow="1" w:lastRow="0" w:firstColumn="1" w:lastColumn="0" w:noHBand="0" w:noVBand="1"/>
      </w:tblPr>
      <w:tblGrid>
        <w:gridCol w:w="1838"/>
        <w:gridCol w:w="992"/>
        <w:gridCol w:w="1136"/>
        <w:gridCol w:w="1274"/>
        <w:gridCol w:w="1276"/>
        <w:gridCol w:w="1559"/>
        <w:gridCol w:w="1553"/>
      </w:tblGrid>
      <w:tr w:rsidR="005C6C71" w:rsidDel="0000494B" w14:paraId="25DCF8F7" w14:textId="7A8AB38D" w:rsidTr="00490FE8">
        <w:trPr>
          <w:trHeight w:val="721"/>
          <w:del w:id="365" w:author="Kántor Sándor" w:date="2018-02-26T08:48:00Z"/>
        </w:trPr>
        <w:tc>
          <w:tcPr>
            <w:tcW w:w="1838" w:type="dxa"/>
          </w:tcPr>
          <w:p w14:paraId="45456AEB" w14:textId="4D581B89" w:rsidR="005C6C71" w:rsidDel="0000494B" w:rsidRDefault="005C6C71" w:rsidP="00795191">
            <w:pPr>
              <w:pStyle w:val="tblzatcme"/>
              <w:rPr>
                <w:del w:id="366" w:author="Kántor Sándor" w:date="2018-02-26T08:48:00Z"/>
              </w:rPr>
            </w:pPr>
            <w:del w:id="367" w:author="Kántor Sándor" w:date="2018-02-26T08:48:00Z">
              <w:r w:rsidDel="0000494B">
                <w:delText>Operációs rendszer</w:delText>
              </w:r>
            </w:del>
          </w:p>
        </w:tc>
        <w:tc>
          <w:tcPr>
            <w:tcW w:w="2128" w:type="dxa"/>
            <w:gridSpan w:val="2"/>
          </w:tcPr>
          <w:p w14:paraId="1323807B" w14:textId="5453D307" w:rsidR="005C6C71" w:rsidDel="0000494B" w:rsidRDefault="005C6C71" w:rsidP="00795191">
            <w:pPr>
              <w:pStyle w:val="tblzatcme"/>
              <w:rPr>
                <w:del w:id="368" w:author="Kántor Sándor" w:date="2018-02-26T08:48:00Z"/>
              </w:rPr>
            </w:pPr>
            <w:del w:id="369" w:author="Kántor Sándor" w:date="2018-02-26T08:48:00Z">
              <w:r w:rsidDel="0000494B">
                <w:delText>Böngésző</w:delText>
              </w:r>
            </w:del>
          </w:p>
        </w:tc>
        <w:tc>
          <w:tcPr>
            <w:tcW w:w="2550" w:type="dxa"/>
            <w:gridSpan w:val="2"/>
          </w:tcPr>
          <w:p w14:paraId="5404B09F" w14:textId="0400A47E" w:rsidR="005C6C71" w:rsidDel="0000494B" w:rsidRDefault="005C6C71" w:rsidP="00795191">
            <w:pPr>
              <w:pStyle w:val="tblzatcme"/>
              <w:rPr>
                <w:del w:id="370" w:author="Kántor Sándor" w:date="2018-02-26T08:48:00Z"/>
              </w:rPr>
            </w:pPr>
            <w:del w:id="371" w:author="Kántor Sándor" w:date="2018-02-26T08:48:00Z">
              <w:r w:rsidDel="0000494B">
                <w:delText>Java verzió</w:delText>
              </w:r>
            </w:del>
          </w:p>
        </w:tc>
        <w:tc>
          <w:tcPr>
            <w:tcW w:w="3112" w:type="dxa"/>
            <w:gridSpan w:val="2"/>
          </w:tcPr>
          <w:p w14:paraId="52F8979B" w14:textId="21FCCE7F" w:rsidR="005C6C71" w:rsidDel="0000494B" w:rsidRDefault="005C6C71" w:rsidP="00795191">
            <w:pPr>
              <w:pStyle w:val="tblzatcme"/>
              <w:rPr>
                <w:del w:id="372" w:author="Kántor Sándor" w:date="2018-02-26T08:48:00Z"/>
              </w:rPr>
            </w:pPr>
            <w:del w:id="373" w:author="Kántor Sándor" w:date="2018-02-26T08:48:00Z">
              <w:r w:rsidDel="0000494B">
                <w:delText>AWP verzió</w:delText>
              </w:r>
            </w:del>
          </w:p>
        </w:tc>
      </w:tr>
      <w:tr w:rsidR="005C6C71" w:rsidRPr="005C6C71" w:rsidDel="0000494B" w14:paraId="63119730" w14:textId="4D5A66F3" w:rsidTr="00490FE8">
        <w:trPr>
          <w:del w:id="374" w:author="Kántor Sándor" w:date="2018-02-26T08:48:00Z"/>
        </w:trPr>
        <w:tc>
          <w:tcPr>
            <w:tcW w:w="1838" w:type="dxa"/>
          </w:tcPr>
          <w:p w14:paraId="2947E589" w14:textId="31DE2AB1" w:rsidR="005C6C71" w:rsidRPr="005C6C71" w:rsidDel="0000494B" w:rsidRDefault="005C6C71" w:rsidP="005C6C71">
            <w:pPr>
              <w:pStyle w:val="tblzat2"/>
              <w:rPr>
                <w:del w:id="375" w:author="Kántor Sándor" w:date="2018-02-26T08:48:00Z"/>
              </w:rPr>
            </w:pPr>
            <w:del w:id="376" w:author="Kántor Sándor" w:date="2018-02-26T08:48:00Z">
              <w:r w:rsidRPr="005C6C71" w:rsidDel="0000494B">
                <w:delText>Windows 7 32 bit</w:delText>
              </w:r>
            </w:del>
          </w:p>
        </w:tc>
        <w:tc>
          <w:tcPr>
            <w:tcW w:w="2128" w:type="dxa"/>
            <w:gridSpan w:val="2"/>
          </w:tcPr>
          <w:p w14:paraId="463D8F63" w14:textId="088AC42D" w:rsidR="005C6C71" w:rsidRPr="005C6C71" w:rsidDel="0000494B" w:rsidRDefault="005C6C71" w:rsidP="00744F55">
            <w:pPr>
              <w:pStyle w:val="tblzat2"/>
              <w:jc w:val="center"/>
              <w:rPr>
                <w:del w:id="377" w:author="Kántor Sándor" w:date="2018-02-26T08:48:00Z"/>
              </w:rPr>
            </w:pPr>
            <w:del w:id="378" w:author="Kántor Sándor" w:date="2018-02-26T08:48:00Z">
              <w:r w:rsidRPr="005C6C71" w:rsidDel="0000494B">
                <w:delText>IE 8</w:delText>
              </w:r>
              <w:r w:rsidDel="0000494B">
                <w:delText xml:space="preserve"> 32 bit</w:delText>
              </w:r>
            </w:del>
          </w:p>
        </w:tc>
        <w:tc>
          <w:tcPr>
            <w:tcW w:w="2550" w:type="dxa"/>
            <w:gridSpan w:val="2"/>
          </w:tcPr>
          <w:p w14:paraId="42B2A1E8" w14:textId="241932BC" w:rsidR="005C6C71" w:rsidRPr="005C6C71" w:rsidDel="0000494B" w:rsidRDefault="005C6C71" w:rsidP="00744F55">
            <w:pPr>
              <w:pStyle w:val="tblzat2"/>
              <w:jc w:val="center"/>
              <w:rPr>
                <w:del w:id="379" w:author="Kántor Sándor" w:date="2018-02-26T08:48:00Z"/>
              </w:rPr>
            </w:pPr>
            <w:del w:id="380" w:author="Kántor Sándor" w:date="2018-02-26T08:48:00Z">
              <w:r w:rsidRPr="005C6C71" w:rsidDel="0000494B">
                <w:delText>Java 1.7.51</w:delText>
              </w:r>
              <w:r w:rsidDel="0000494B">
                <w:delText xml:space="preserve"> 32 bit</w:delText>
              </w:r>
            </w:del>
          </w:p>
        </w:tc>
        <w:tc>
          <w:tcPr>
            <w:tcW w:w="1559" w:type="dxa"/>
          </w:tcPr>
          <w:p w14:paraId="59FA0C0F" w14:textId="56759A67" w:rsidR="005C6C71" w:rsidRPr="005C6C71" w:rsidDel="0000494B" w:rsidRDefault="005C6C71" w:rsidP="00744F55">
            <w:pPr>
              <w:pStyle w:val="tblzat2"/>
              <w:jc w:val="center"/>
              <w:rPr>
                <w:del w:id="381" w:author="Kántor Sándor" w:date="2018-02-26T08:48:00Z"/>
              </w:rPr>
            </w:pPr>
            <w:del w:id="382" w:author="Kántor Sándor" w:date="2018-02-26T08:48:00Z">
              <w:r w:rsidRPr="005C6C71" w:rsidDel="0000494B">
                <w:delText>AWP 4.4.</w:delText>
              </w:r>
              <w:r w:rsidDel="0000494B">
                <w:delText>4</w:delText>
              </w:r>
              <w:r w:rsidRPr="005C6C71" w:rsidDel="0000494B">
                <w:delText xml:space="preserve"> 32 bit</w:delText>
              </w:r>
            </w:del>
          </w:p>
        </w:tc>
        <w:tc>
          <w:tcPr>
            <w:tcW w:w="1553" w:type="dxa"/>
          </w:tcPr>
          <w:p w14:paraId="68AD7FED" w14:textId="6FD4AF6A" w:rsidR="005C6C71" w:rsidRPr="005C6C71" w:rsidDel="0000494B" w:rsidRDefault="005C6C71" w:rsidP="00744F55">
            <w:pPr>
              <w:pStyle w:val="tblzat2"/>
              <w:jc w:val="center"/>
              <w:rPr>
                <w:del w:id="383" w:author="Kántor Sándor" w:date="2018-02-26T08:48:00Z"/>
              </w:rPr>
            </w:pPr>
            <w:del w:id="384" w:author="Kántor Sándor" w:date="2018-02-26T08:48:00Z">
              <w:r w:rsidRPr="005C6C71" w:rsidDel="0000494B">
                <w:delText>AWP 4.4.5 32 bit</w:delText>
              </w:r>
            </w:del>
          </w:p>
        </w:tc>
      </w:tr>
      <w:tr w:rsidR="005C6C71" w:rsidRPr="005C6C71" w:rsidDel="0000494B" w14:paraId="280E00D2" w14:textId="6B670E57" w:rsidTr="00490FE8">
        <w:trPr>
          <w:del w:id="385" w:author="Kántor Sándor" w:date="2018-02-26T08:48:00Z"/>
        </w:trPr>
        <w:tc>
          <w:tcPr>
            <w:tcW w:w="1838" w:type="dxa"/>
          </w:tcPr>
          <w:p w14:paraId="34E20273" w14:textId="5F629A0D" w:rsidR="005C6C71" w:rsidRPr="005C6C71" w:rsidDel="0000494B" w:rsidRDefault="005C6C71" w:rsidP="005C6C71">
            <w:pPr>
              <w:pStyle w:val="tblzat2"/>
              <w:rPr>
                <w:del w:id="386" w:author="Kántor Sándor" w:date="2018-02-26T08:48:00Z"/>
              </w:rPr>
            </w:pPr>
            <w:del w:id="387" w:author="Kántor Sándor" w:date="2018-02-26T08:48:00Z">
              <w:r w:rsidRPr="005C6C71" w:rsidDel="0000494B">
                <w:delText>Windows 7 64 bit</w:delText>
              </w:r>
            </w:del>
          </w:p>
        </w:tc>
        <w:tc>
          <w:tcPr>
            <w:tcW w:w="992" w:type="dxa"/>
          </w:tcPr>
          <w:p w14:paraId="5D84D2D6" w14:textId="3B1D86FF" w:rsidR="005C6C71" w:rsidRPr="005C6C71" w:rsidDel="0000494B" w:rsidRDefault="005C6C71" w:rsidP="00744F55">
            <w:pPr>
              <w:pStyle w:val="tblzat2"/>
              <w:jc w:val="center"/>
              <w:rPr>
                <w:del w:id="388" w:author="Kántor Sándor" w:date="2018-02-26T08:48:00Z"/>
              </w:rPr>
            </w:pPr>
            <w:del w:id="389" w:author="Kántor Sándor" w:date="2018-02-26T08:48:00Z">
              <w:r w:rsidRPr="005C6C71" w:rsidDel="0000494B">
                <w:delText>IE 8 32 bit</w:delText>
              </w:r>
            </w:del>
          </w:p>
        </w:tc>
        <w:tc>
          <w:tcPr>
            <w:tcW w:w="1136" w:type="dxa"/>
          </w:tcPr>
          <w:p w14:paraId="4B994C82" w14:textId="42AF0E67" w:rsidR="005C6C71" w:rsidRPr="005C6C71" w:rsidDel="0000494B" w:rsidRDefault="005C6C71" w:rsidP="00744F55">
            <w:pPr>
              <w:pStyle w:val="tblzat2"/>
              <w:jc w:val="center"/>
              <w:rPr>
                <w:del w:id="390" w:author="Kántor Sándor" w:date="2018-02-26T08:48:00Z"/>
              </w:rPr>
            </w:pPr>
            <w:del w:id="391" w:author="Kántor Sándor" w:date="2018-02-26T08:48:00Z">
              <w:r w:rsidRPr="005C6C71" w:rsidDel="0000494B">
                <w:delText>IE 11 32 bit</w:delText>
              </w:r>
            </w:del>
          </w:p>
        </w:tc>
        <w:tc>
          <w:tcPr>
            <w:tcW w:w="1274" w:type="dxa"/>
          </w:tcPr>
          <w:p w14:paraId="5318FF3A" w14:textId="342E9F4D" w:rsidR="005C6C71" w:rsidRPr="005C6C71" w:rsidDel="0000494B" w:rsidRDefault="005C6C71" w:rsidP="00744F55">
            <w:pPr>
              <w:pStyle w:val="tblzat2"/>
              <w:jc w:val="center"/>
              <w:rPr>
                <w:del w:id="392" w:author="Kántor Sándor" w:date="2018-02-26T08:48:00Z"/>
              </w:rPr>
            </w:pPr>
            <w:del w:id="393" w:author="Kántor Sándor" w:date="2018-02-26T08:48:00Z">
              <w:r w:rsidRPr="005C6C71" w:rsidDel="0000494B">
                <w:delText>Java 1.7.51 32 bit</w:delText>
              </w:r>
            </w:del>
          </w:p>
        </w:tc>
        <w:tc>
          <w:tcPr>
            <w:tcW w:w="1276" w:type="dxa"/>
          </w:tcPr>
          <w:p w14:paraId="01043269" w14:textId="16560FA2" w:rsidR="005C6C71" w:rsidRPr="005C6C71" w:rsidDel="0000494B" w:rsidRDefault="005C6C71" w:rsidP="00744F55">
            <w:pPr>
              <w:pStyle w:val="tblzat2"/>
              <w:jc w:val="center"/>
              <w:rPr>
                <w:del w:id="394" w:author="Kántor Sándor" w:date="2018-02-26T08:48:00Z"/>
              </w:rPr>
            </w:pPr>
            <w:del w:id="395" w:author="Kántor Sándor" w:date="2018-02-26T08:48:00Z">
              <w:r w:rsidRPr="005C6C71" w:rsidDel="0000494B">
                <w:delText>Java 1.8.45 32 bit</w:delText>
              </w:r>
            </w:del>
          </w:p>
        </w:tc>
        <w:tc>
          <w:tcPr>
            <w:tcW w:w="1559" w:type="dxa"/>
          </w:tcPr>
          <w:p w14:paraId="190E8D8F" w14:textId="7ACB807C" w:rsidR="005C6C71" w:rsidRPr="005C6C71" w:rsidDel="0000494B" w:rsidRDefault="005C6C71" w:rsidP="00744F55">
            <w:pPr>
              <w:pStyle w:val="tblzat2"/>
              <w:jc w:val="center"/>
              <w:rPr>
                <w:del w:id="396" w:author="Kántor Sándor" w:date="2018-02-26T08:48:00Z"/>
              </w:rPr>
            </w:pPr>
            <w:del w:id="397" w:author="Kántor Sándor" w:date="2018-02-26T08:48:00Z">
              <w:r w:rsidRPr="005C6C71" w:rsidDel="0000494B">
                <w:delText>AWP 4.4.</w:delText>
              </w:r>
              <w:r w:rsidDel="0000494B">
                <w:delText>4</w:delText>
              </w:r>
              <w:r w:rsidRPr="005C6C71" w:rsidDel="0000494B">
                <w:delText xml:space="preserve"> 64 bit</w:delText>
              </w:r>
            </w:del>
          </w:p>
        </w:tc>
        <w:tc>
          <w:tcPr>
            <w:tcW w:w="1553" w:type="dxa"/>
          </w:tcPr>
          <w:p w14:paraId="5E596F41" w14:textId="262B6FA7" w:rsidR="005C6C71" w:rsidRPr="005C6C71" w:rsidDel="0000494B" w:rsidRDefault="005C6C71" w:rsidP="00744F55">
            <w:pPr>
              <w:pStyle w:val="tblzat2"/>
              <w:jc w:val="center"/>
              <w:rPr>
                <w:del w:id="398" w:author="Kántor Sándor" w:date="2018-02-26T08:48:00Z"/>
              </w:rPr>
            </w:pPr>
            <w:del w:id="399" w:author="Kántor Sándor" w:date="2018-02-26T08:48:00Z">
              <w:r w:rsidRPr="005C6C71" w:rsidDel="0000494B">
                <w:delText>AWP 4.4.5</w:delText>
              </w:r>
              <w:r w:rsidDel="0000494B">
                <w:delText xml:space="preserve"> 64</w:delText>
              </w:r>
              <w:r w:rsidRPr="005C6C71" w:rsidDel="0000494B">
                <w:delText xml:space="preserve"> bit</w:delText>
              </w:r>
            </w:del>
          </w:p>
        </w:tc>
      </w:tr>
      <w:tr w:rsidR="005C6C71" w:rsidDel="0000494B" w14:paraId="6DBB3391" w14:textId="24311D93" w:rsidTr="00490FE8">
        <w:trPr>
          <w:trHeight w:val="284"/>
          <w:del w:id="400" w:author="Kántor Sándor" w:date="2018-02-26T08:48:00Z"/>
        </w:trPr>
        <w:tc>
          <w:tcPr>
            <w:tcW w:w="1838" w:type="dxa"/>
          </w:tcPr>
          <w:p w14:paraId="3C423F2C" w14:textId="2A73CE54" w:rsidR="005C6C71" w:rsidRPr="005C6C71" w:rsidDel="0000494B" w:rsidRDefault="005C6C71" w:rsidP="005C6C71">
            <w:pPr>
              <w:pStyle w:val="tblzat2"/>
              <w:rPr>
                <w:del w:id="401" w:author="Kántor Sándor" w:date="2018-02-26T08:48:00Z"/>
              </w:rPr>
            </w:pPr>
            <w:del w:id="402" w:author="Kántor Sándor" w:date="2018-02-26T08:48:00Z">
              <w:r w:rsidRPr="005C6C71" w:rsidDel="0000494B">
                <w:delText>Windows 7 64 bit</w:delText>
              </w:r>
            </w:del>
          </w:p>
        </w:tc>
        <w:tc>
          <w:tcPr>
            <w:tcW w:w="992" w:type="dxa"/>
          </w:tcPr>
          <w:p w14:paraId="547E4E61" w14:textId="3B7D1676" w:rsidR="005C6C71" w:rsidRPr="005C6C71" w:rsidDel="0000494B" w:rsidRDefault="005C6C71" w:rsidP="00744F55">
            <w:pPr>
              <w:pStyle w:val="tblzat2"/>
              <w:jc w:val="center"/>
              <w:rPr>
                <w:del w:id="403" w:author="Kántor Sándor" w:date="2018-02-26T08:48:00Z"/>
              </w:rPr>
            </w:pPr>
            <w:del w:id="404" w:author="Kántor Sándor" w:date="2018-02-26T08:48:00Z">
              <w:r w:rsidRPr="005C6C71" w:rsidDel="0000494B">
                <w:delText>IE 8 64 bit</w:delText>
              </w:r>
            </w:del>
          </w:p>
        </w:tc>
        <w:tc>
          <w:tcPr>
            <w:tcW w:w="1136" w:type="dxa"/>
          </w:tcPr>
          <w:p w14:paraId="0C91BF73" w14:textId="75A46245" w:rsidR="005C6C71" w:rsidRPr="005C6C71" w:rsidDel="0000494B" w:rsidRDefault="005C6C71" w:rsidP="00744F55">
            <w:pPr>
              <w:pStyle w:val="tblzat2"/>
              <w:jc w:val="center"/>
              <w:rPr>
                <w:del w:id="405" w:author="Kántor Sándor" w:date="2018-02-26T08:48:00Z"/>
              </w:rPr>
            </w:pPr>
            <w:del w:id="406" w:author="Kántor Sándor" w:date="2018-02-26T08:48:00Z">
              <w:r w:rsidRPr="005C6C71" w:rsidDel="0000494B">
                <w:delText>IE 11 64 bit</w:delText>
              </w:r>
            </w:del>
          </w:p>
        </w:tc>
        <w:tc>
          <w:tcPr>
            <w:tcW w:w="1274" w:type="dxa"/>
          </w:tcPr>
          <w:p w14:paraId="4E6A5AF2" w14:textId="3E2C60C0" w:rsidR="005C6C71" w:rsidRPr="005C6C71" w:rsidDel="0000494B" w:rsidRDefault="005C6C71" w:rsidP="00744F55">
            <w:pPr>
              <w:pStyle w:val="tblzat2"/>
              <w:jc w:val="center"/>
              <w:rPr>
                <w:del w:id="407" w:author="Kántor Sándor" w:date="2018-02-26T08:48:00Z"/>
              </w:rPr>
            </w:pPr>
            <w:del w:id="408" w:author="Kántor Sándor" w:date="2018-02-26T08:48:00Z">
              <w:r w:rsidRPr="005C6C71" w:rsidDel="0000494B">
                <w:delText>Java 1.7.51 64 bit</w:delText>
              </w:r>
            </w:del>
          </w:p>
        </w:tc>
        <w:tc>
          <w:tcPr>
            <w:tcW w:w="1276" w:type="dxa"/>
          </w:tcPr>
          <w:p w14:paraId="612FCA48" w14:textId="599F4085" w:rsidR="005C6C71" w:rsidRPr="005C6C71" w:rsidDel="0000494B" w:rsidRDefault="005C6C71" w:rsidP="00744F55">
            <w:pPr>
              <w:pStyle w:val="tblzat2"/>
              <w:jc w:val="center"/>
              <w:rPr>
                <w:del w:id="409" w:author="Kántor Sándor" w:date="2018-02-26T08:48:00Z"/>
              </w:rPr>
            </w:pPr>
            <w:del w:id="410" w:author="Kántor Sándor" w:date="2018-02-26T08:48:00Z">
              <w:r w:rsidRPr="005C6C71" w:rsidDel="0000494B">
                <w:delText>Java 1.8.45 64 bit</w:delText>
              </w:r>
            </w:del>
          </w:p>
        </w:tc>
        <w:tc>
          <w:tcPr>
            <w:tcW w:w="1559" w:type="dxa"/>
          </w:tcPr>
          <w:p w14:paraId="01701A3B" w14:textId="5A1AC0C0" w:rsidR="005C6C71" w:rsidRPr="005C6C71" w:rsidDel="0000494B" w:rsidRDefault="005C6C71" w:rsidP="00744F55">
            <w:pPr>
              <w:pStyle w:val="tblzat2"/>
              <w:jc w:val="center"/>
              <w:rPr>
                <w:del w:id="411" w:author="Kántor Sándor" w:date="2018-02-26T08:48:00Z"/>
              </w:rPr>
            </w:pPr>
            <w:del w:id="412" w:author="Kántor Sándor" w:date="2018-02-26T08:48:00Z">
              <w:r w:rsidRPr="005C6C71" w:rsidDel="0000494B">
                <w:delText>AWP 4.4.</w:delText>
              </w:r>
              <w:r w:rsidDel="0000494B">
                <w:delText>4</w:delText>
              </w:r>
              <w:r w:rsidRPr="005C6C71" w:rsidDel="0000494B">
                <w:delText xml:space="preserve"> 64 bit</w:delText>
              </w:r>
            </w:del>
          </w:p>
        </w:tc>
        <w:tc>
          <w:tcPr>
            <w:tcW w:w="1553" w:type="dxa"/>
          </w:tcPr>
          <w:p w14:paraId="44AAF664" w14:textId="65CDD354" w:rsidR="005C6C71" w:rsidRPr="005C6C71" w:rsidDel="0000494B" w:rsidRDefault="005C6C71" w:rsidP="00744F55">
            <w:pPr>
              <w:pStyle w:val="tblzat2"/>
              <w:jc w:val="center"/>
              <w:rPr>
                <w:del w:id="413" w:author="Kántor Sándor" w:date="2018-02-26T08:48:00Z"/>
              </w:rPr>
            </w:pPr>
            <w:del w:id="414" w:author="Kántor Sándor" w:date="2018-02-26T08:48:00Z">
              <w:r w:rsidRPr="005C6C71" w:rsidDel="0000494B">
                <w:delText>AWP 4.4.5 64 bit</w:delText>
              </w:r>
            </w:del>
          </w:p>
        </w:tc>
      </w:tr>
      <w:tr w:rsidR="00DB631A" w:rsidDel="0000494B" w14:paraId="57D6992A" w14:textId="470A6CB2" w:rsidTr="00490FE8">
        <w:trPr>
          <w:trHeight w:val="284"/>
          <w:del w:id="415" w:author="Kántor Sándor" w:date="2018-02-26T08:48:00Z"/>
        </w:trPr>
        <w:tc>
          <w:tcPr>
            <w:tcW w:w="1838" w:type="dxa"/>
          </w:tcPr>
          <w:p w14:paraId="7EC58CDA" w14:textId="7B20C934" w:rsidR="00DB631A" w:rsidRPr="00C605EC" w:rsidDel="0000494B" w:rsidRDefault="00DB631A" w:rsidP="005C6C71">
            <w:pPr>
              <w:pStyle w:val="tblzat2"/>
              <w:rPr>
                <w:del w:id="416" w:author="Kántor Sándor" w:date="2018-02-26T08:48:00Z"/>
                <w:rFonts w:cs="Hind Regular"/>
              </w:rPr>
            </w:pPr>
            <w:del w:id="417" w:author="Kántor Sándor" w:date="2018-02-26T08:48:00Z">
              <w:r w:rsidRPr="006C6716" w:rsidDel="0000494B">
                <w:rPr>
                  <w:rFonts w:cs="Hind Regular"/>
                </w:rPr>
                <w:delText>Windows</w:delText>
              </w:r>
              <w:r w:rsidRPr="004B396F" w:rsidDel="0000494B">
                <w:rPr>
                  <w:rFonts w:cs="Hind Regular"/>
                </w:rPr>
                <w:delText xml:space="preserve"> 10 32 bit</w:delText>
              </w:r>
            </w:del>
          </w:p>
        </w:tc>
        <w:tc>
          <w:tcPr>
            <w:tcW w:w="2128" w:type="dxa"/>
            <w:gridSpan w:val="2"/>
          </w:tcPr>
          <w:p w14:paraId="14D7650C" w14:textId="376829D9" w:rsidR="00DB631A" w:rsidRPr="006C6716" w:rsidDel="0000494B" w:rsidRDefault="00DB631A" w:rsidP="00744F55">
            <w:pPr>
              <w:pStyle w:val="tblzat2"/>
              <w:jc w:val="center"/>
              <w:rPr>
                <w:del w:id="418" w:author="Kántor Sándor" w:date="2018-02-26T08:48:00Z"/>
                <w:rFonts w:cs="Hind Regular"/>
              </w:rPr>
            </w:pPr>
            <w:del w:id="419" w:author="Kántor Sándor" w:date="2018-02-26T08:48:00Z">
              <w:r w:rsidRPr="00490FE8" w:rsidDel="0000494B">
                <w:rPr>
                  <w:rFonts w:cs="Hind Regular"/>
                  <w:color w:val="000000"/>
                  <w:szCs w:val="22"/>
                </w:rPr>
                <w:delText>IE11</w:delText>
              </w:r>
              <w:r w:rsidR="001C1945" w:rsidDel="0000494B">
                <w:rPr>
                  <w:rFonts w:cs="Hind Regular"/>
                  <w:color w:val="000000"/>
                  <w:szCs w:val="22"/>
                </w:rPr>
                <w:delText xml:space="preserve"> </w:delText>
              </w:r>
              <w:r w:rsidRPr="00490FE8" w:rsidDel="0000494B">
                <w:rPr>
                  <w:rFonts w:cs="Hind Regular"/>
                  <w:color w:val="000000"/>
                  <w:szCs w:val="22"/>
                </w:rPr>
                <w:delText>32</w:delText>
              </w:r>
              <w:r w:rsidR="001C1945" w:rsidDel="0000494B">
                <w:rPr>
                  <w:rFonts w:cs="Hind Regular"/>
                  <w:color w:val="000000"/>
                  <w:szCs w:val="22"/>
                </w:rPr>
                <w:delText xml:space="preserve"> </w:delText>
              </w:r>
              <w:r w:rsidRPr="00490FE8" w:rsidDel="0000494B">
                <w:rPr>
                  <w:rFonts w:cs="Hind Regular"/>
                  <w:color w:val="000000"/>
                  <w:szCs w:val="22"/>
                </w:rPr>
                <w:delText>bit</w:delText>
              </w:r>
            </w:del>
          </w:p>
        </w:tc>
        <w:tc>
          <w:tcPr>
            <w:tcW w:w="2550" w:type="dxa"/>
            <w:gridSpan w:val="2"/>
          </w:tcPr>
          <w:p w14:paraId="555EC360" w14:textId="140A4067" w:rsidR="00DB631A" w:rsidRPr="006C6716" w:rsidDel="0000494B" w:rsidRDefault="00DB631A" w:rsidP="00744F55">
            <w:pPr>
              <w:pStyle w:val="tblzat2"/>
              <w:jc w:val="center"/>
              <w:rPr>
                <w:del w:id="420" w:author="Kántor Sándor" w:date="2018-02-26T08:48:00Z"/>
                <w:rFonts w:cs="Hind Regular"/>
              </w:rPr>
            </w:pPr>
            <w:del w:id="421" w:author="Kántor Sándor" w:date="2018-02-26T08:48:00Z">
              <w:r w:rsidRPr="00490FE8" w:rsidDel="0000494B">
                <w:rPr>
                  <w:rFonts w:cs="Hind Regular"/>
                  <w:color w:val="000000"/>
                  <w:szCs w:val="22"/>
                </w:rPr>
                <w:delText>Java 1.8.45</w:delText>
              </w:r>
              <w:r w:rsidR="00C605EC" w:rsidRPr="00C605EC" w:rsidDel="0000494B">
                <w:rPr>
                  <w:rFonts w:cs="Hind Regular"/>
                  <w:color w:val="000000"/>
                  <w:szCs w:val="22"/>
                </w:rPr>
                <w:delText xml:space="preserve"> </w:delText>
              </w:r>
              <w:r w:rsidR="00502CF4" w:rsidDel="0000494B">
                <w:rPr>
                  <w:rFonts w:cs="Hind Regular"/>
                  <w:color w:val="000000"/>
                  <w:szCs w:val="22"/>
                </w:rPr>
                <w:delText>32</w:delText>
              </w:r>
              <w:r w:rsidR="00C605EC" w:rsidDel="0000494B">
                <w:rPr>
                  <w:rFonts w:cs="Hind Regular"/>
                  <w:color w:val="000000"/>
                  <w:szCs w:val="22"/>
                </w:rPr>
                <w:delText xml:space="preserve"> </w:delText>
              </w:r>
              <w:r w:rsidR="00C605EC" w:rsidRPr="00C605EC" w:rsidDel="0000494B">
                <w:rPr>
                  <w:rFonts w:cs="Hind Regular"/>
                  <w:color w:val="000000"/>
                  <w:szCs w:val="22"/>
                </w:rPr>
                <w:delText>bit</w:delText>
              </w:r>
            </w:del>
          </w:p>
        </w:tc>
        <w:tc>
          <w:tcPr>
            <w:tcW w:w="1559" w:type="dxa"/>
          </w:tcPr>
          <w:p w14:paraId="2F7A2D57" w14:textId="7125C2B6" w:rsidR="00DB631A" w:rsidRPr="005C6C71" w:rsidDel="0000494B" w:rsidRDefault="00C605EC" w:rsidP="00C81594">
            <w:pPr>
              <w:pStyle w:val="tblzat2"/>
              <w:jc w:val="center"/>
              <w:rPr>
                <w:del w:id="422" w:author="Kántor Sándor" w:date="2018-02-26T08:48:00Z"/>
              </w:rPr>
            </w:pPr>
            <w:del w:id="423" w:author="Kántor Sándor" w:date="2018-02-26T08:48:00Z">
              <w:r w:rsidRPr="005C6C71" w:rsidDel="0000494B">
                <w:delText>AWP 4.4.</w:delText>
              </w:r>
              <w:r w:rsidDel="0000494B">
                <w:delText>4</w:delText>
              </w:r>
              <w:r w:rsidRPr="005C6C71" w:rsidDel="0000494B">
                <w:delText xml:space="preserve"> </w:delText>
              </w:r>
              <w:r w:rsidR="00C81594" w:rsidDel="0000494B">
                <w:delText>32</w:delText>
              </w:r>
              <w:r w:rsidRPr="005C6C71" w:rsidDel="0000494B">
                <w:delText xml:space="preserve"> bit</w:delText>
              </w:r>
            </w:del>
          </w:p>
        </w:tc>
        <w:tc>
          <w:tcPr>
            <w:tcW w:w="1553" w:type="dxa"/>
          </w:tcPr>
          <w:p w14:paraId="7D2A38EB" w14:textId="78754CA6" w:rsidR="00DB631A" w:rsidRPr="005C6C71" w:rsidDel="0000494B" w:rsidRDefault="005365BE" w:rsidP="00C81594">
            <w:pPr>
              <w:pStyle w:val="tblzat2"/>
              <w:jc w:val="center"/>
              <w:rPr>
                <w:del w:id="424" w:author="Kántor Sándor" w:date="2018-02-26T08:48:00Z"/>
              </w:rPr>
            </w:pPr>
            <w:del w:id="425" w:author="Kántor Sándor" w:date="2018-02-26T08:48:00Z">
              <w:r w:rsidRPr="005C6C71" w:rsidDel="0000494B">
                <w:delText xml:space="preserve">AWP 4.4.5 </w:delText>
              </w:r>
              <w:r w:rsidR="00C81594" w:rsidDel="0000494B">
                <w:delText>32</w:delText>
              </w:r>
              <w:r w:rsidRPr="005C6C71" w:rsidDel="0000494B">
                <w:delText xml:space="preserve"> bit</w:delText>
              </w:r>
            </w:del>
          </w:p>
        </w:tc>
      </w:tr>
      <w:tr w:rsidR="00C81594" w:rsidDel="0000494B" w14:paraId="20E4FC27" w14:textId="712F3289" w:rsidTr="00803801">
        <w:trPr>
          <w:trHeight w:val="284"/>
          <w:del w:id="426" w:author="Kántor Sándor" w:date="2018-02-26T08:48:00Z"/>
        </w:trPr>
        <w:tc>
          <w:tcPr>
            <w:tcW w:w="1838" w:type="dxa"/>
          </w:tcPr>
          <w:p w14:paraId="75712BB1" w14:textId="62B07FB6" w:rsidR="00C81594" w:rsidRPr="006C6716" w:rsidDel="0000494B" w:rsidRDefault="00C81594" w:rsidP="001C1945">
            <w:pPr>
              <w:pStyle w:val="tblzat2"/>
              <w:rPr>
                <w:del w:id="427" w:author="Kántor Sándor" w:date="2018-02-26T08:48:00Z"/>
                <w:rFonts w:cs="Hind Regular"/>
              </w:rPr>
            </w:pPr>
            <w:del w:id="428" w:author="Kántor Sándor" w:date="2018-02-26T08:48:00Z">
              <w:r w:rsidRPr="006C6716" w:rsidDel="0000494B">
                <w:rPr>
                  <w:rFonts w:cs="Hind Regular"/>
                </w:rPr>
                <w:delText>Windows</w:delText>
              </w:r>
              <w:r w:rsidRPr="004B396F" w:rsidDel="0000494B">
                <w:rPr>
                  <w:rFonts w:cs="Hind Regular"/>
                </w:rPr>
                <w:delText xml:space="preserve"> 10</w:delText>
              </w:r>
              <w:r w:rsidDel="0000494B">
                <w:rPr>
                  <w:rFonts w:cs="Hind Regular"/>
                </w:rPr>
                <w:delText xml:space="preserve"> 64 bit</w:delText>
              </w:r>
            </w:del>
          </w:p>
        </w:tc>
        <w:tc>
          <w:tcPr>
            <w:tcW w:w="2128" w:type="dxa"/>
            <w:gridSpan w:val="2"/>
          </w:tcPr>
          <w:p w14:paraId="11A61BFE" w14:textId="7D0B10C1" w:rsidR="00C81594" w:rsidRPr="00803801" w:rsidDel="0000494B" w:rsidRDefault="00C81594" w:rsidP="00C81594">
            <w:pPr>
              <w:pStyle w:val="tblzat2"/>
              <w:jc w:val="center"/>
              <w:rPr>
                <w:del w:id="429" w:author="Kántor Sándor" w:date="2018-02-26T08:48:00Z"/>
              </w:rPr>
            </w:pPr>
            <w:del w:id="430" w:author="Kántor Sándor" w:date="2018-02-26T08:48:00Z">
              <w:r w:rsidRPr="00803801" w:rsidDel="0000494B">
                <w:delText>IE11 32 bit</w:delText>
              </w:r>
            </w:del>
          </w:p>
        </w:tc>
        <w:tc>
          <w:tcPr>
            <w:tcW w:w="2550" w:type="dxa"/>
            <w:gridSpan w:val="2"/>
          </w:tcPr>
          <w:p w14:paraId="2C8C87F6" w14:textId="2D432806" w:rsidR="00C81594" w:rsidRPr="005E307D" w:rsidDel="0000494B" w:rsidRDefault="00C81594" w:rsidP="00C81594">
            <w:pPr>
              <w:pStyle w:val="tblzat2"/>
              <w:jc w:val="center"/>
              <w:rPr>
                <w:del w:id="431" w:author="Kántor Sándor" w:date="2018-02-26T08:48:00Z"/>
                <w:rFonts w:cs="Hind Regular"/>
                <w:color w:val="000000"/>
                <w:szCs w:val="22"/>
              </w:rPr>
            </w:pPr>
            <w:del w:id="432" w:author="Kántor Sándor" w:date="2018-02-26T08:48:00Z">
              <w:r w:rsidRPr="00490FE8" w:rsidDel="0000494B">
                <w:rPr>
                  <w:rFonts w:cs="Hind Regular"/>
                  <w:color w:val="000000"/>
                  <w:szCs w:val="22"/>
                </w:rPr>
                <w:delText>Java 1.8</w:delText>
              </w:r>
              <w:r w:rsidDel="0000494B">
                <w:rPr>
                  <w:rFonts w:cs="Hind Regular"/>
                  <w:color w:val="000000"/>
                  <w:szCs w:val="22"/>
                </w:rPr>
                <w:delText>_092 32 bit</w:delText>
              </w:r>
            </w:del>
          </w:p>
        </w:tc>
        <w:tc>
          <w:tcPr>
            <w:tcW w:w="1559" w:type="dxa"/>
          </w:tcPr>
          <w:p w14:paraId="2648B40C" w14:textId="6011F9DA" w:rsidR="00C81594" w:rsidRPr="005C6C71" w:rsidDel="0000494B" w:rsidRDefault="00C81594" w:rsidP="00744F55">
            <w:pPr>
              <w:pStyle w:val="tblzat2"/>
              <w:jc w:val="center"/>
              <w:rPr>
                <w:del w:id="433" w:author="Kántor Sándor" w:date="2018-02-26T08:48:00Z"/>
              </w:rPr>
            </w:pPr>
            <w:del w:id="434" w:author="Kántor Sándor" w:date="2018-02-26T08:48:00Z">
              <w:r w:rsidRPr="005C6C71" w:rsidDel="0000494B">
                <w:delText>AWP 4.4.</w:delText>
              </w:r>
              <w:r w:rsidDel="0000494B">
                <w:delText>4</w:delText>
              </w:r>
              <w:r w:rsidRPr="005C6C71" w:rsidDel="0000494B">
                <w:delText xml:space="preserve"> 64 bit</w:delText>
              </w:r>
            </w:del>
          </w:p>
        </w:tc>
        <w:tc>
          <w:tcPr>
            <w:tcW w:w="1553" w:type="dxa"/>
          </w:tcPr>
          <w:p w14:paraId="4E2FF55E" w14:textId="3B742153" w:rsidR="00C81594" w:rsidRPr="005C6C71" w:rsidDel="0000494B" w:rsidRDefault="00C81594" w:rsidP="00744F55">
            <w:pPr>
              <w:pStyle w:val="tblzat2"/>
              <w:jc w:val="center"/>
              <w:rPr>
                <w:del w:id="435" w:author="Kántor Sándor" w:date="2018-02-26T08:48:00Z"/>
              </w:rPr>
            </w:pPr>
            <w:del w:id="436" w:author="Kántor Sándor" w:date="2018-02-26T08:48:00Z">
              <w:r w:rsidRPr="005C6C71" w:rsidDel="0000494B">
                <w:delText>AWP 4.4.5 64 bit</w:delText>
              </w:r>
            </w:del>
          </w:p>
        </w:tc>
      </w:tr>
      <w:tr w:rsidR="00C81594" w:rsidDel="0000494B" w14:paraId="217BD909" w14:textId="310322A2" w:rsidTr="00803801">
        <w:trPr>
          <w:trHeight w:val="284"/>
          <w:del w:id="437" w:author="Kántor Sándor" w:date="2018-02-26T08:48:00Z"/>
        </w:trPr>
        <w:tc>
          <w:tcPr>
            <w:tcW w:w="1838" w:type="dxa"/>
          </w:tcPr>
          <w:p w14:paraId="184BF5EA" w14:textId="18FE3439" w:rsidR="00C81594" w:rsidRPr="006C6716" w:rsidDel="0000494B" w:rsidRDefault="00C81594" w:rsidP="00C81594">
            <w:pPr>
              <w:pStyle w:val="tblzat2"/>
              <w:rPr>
                <w:del w:id="438" w:author="Kántor Sándor" w:date="2018-02-26T08:48:00Z"/>
                <w:rFonts w:cs="Hind Regular"/>
              </w:rPr>
            </w:pPr>
            <w:del w:id="439" w:author="Kántor Sándor" w:date="2018-02-26T08:48:00Z">
              <w:r w:rsidRPr="006C6716" w:rsidDel="0000494B">
                <w:rPr>
                  <w:rFonts w:cs="Hind Regular"/>
                </w:rPr>
                <w:delText>Windows</w:delText>
              </w:r>
              <w:r w:rsidRPr="004B396F" w:rsidDel="0000494B">
                <w:rPr>
                  <w:rFonts w:cs="Hind Regular"/>
                </w:rPr>
                <w:delText xml:space="preserve"> 10</w:delText>
              </w:r>
              <w:r w:rsidDel="0000494B">
                <w:rPr>
                  <w:rFonts w:cs="Hind Regular"/>
                </w:rPr>
                <w:delText xml:space="preserve"> 64 bit</w:delText>
              </w:r>
            </w:del>
          </w:p>
        </w:tc>
        <w:tc>
          <w:tcPr>
            <w:tcW w:w="2128" w:type="dxa"/>
            <w:gridSpan w:val="2"/>
          </w:tcPr>
          <w:p w14:paraId="0419031A" w14:textId="71014B62" w:rsidR="00C81594" w:rsidRPr="00490FE8" w:rsidDel="0000494B" w:rsidRDefault="00C81594" w:rsidP="00C81594">
            <w:pPr>
              <w:pStyle w:val="tblzat2"/>
              <w:jc w:val="center"/>
              <w:rPr>
                <w:del w:id="440" w:author="Kántor Sándor" w:date="2018-02-26T08:48:00Z"/>
                <w:rFonts w:cs="Hind Regular"/>
                <w:color w:val="000000"/>
                <w:szCs w:val="22"/>
              </w:rPr>
            </w:pPr>
            <w:del w:id="441" w:author="Kántor Sándor" w:date="2018-02-26T08:48:00Z">
              <w:r w:rsidRPr="00490FE8" w:rsidDel="0000494B">
                <w:rPr>
                  <w:rFonts w:cs="Hind Regular"/>
                  <w:color w:val="000000"/>
                  <w:szCs w:val="22"/>
                </w:rPr>
                <w:delText>IE11</w:delText>
              </w:r>
              <w:r w:rsidDel="0000494B">
                <w:rPr>
                  <w:rFonts w:cs="Hind Regular"/>
                  <w:color w:val="000000"/>
                  <w:szCs w:val="22"/>
                </w:rPr>
                <w:delText xml:space="preserve"> 64 </w:delText>
              </w:r>
              <w:r w:rsidRPr="00490FE8" w:rsidDel="0000494B">
                <w:rPr>
                  <w:rFonts w:cs="Hind Regular"/>
                  <w:color w:val="000000"/>
                  <w:szCs w:val="22"/>
                </w:rPr>
                <w:delText>bit</w:delText>
              </w:r>
            </w:del>
          </w:p>
        </w:tc>
        <w:tc>
          <w:tcPr>
            <w:tcW w:w="2550" w:type="dxa"/>
            <w:gridSpan w:val="2"/>
          </w:tcPr>
          <w:p w14:paraId="4E98C0DB" w14:textId="1BF89C2A" w:rsidR="00C81594" w:rsidRPr="00490FE8" w:rsidDel="0000494B" w:rsidRDefault="00C81594" w:rsidP="00C81594">
            <w:pPr>
              <w:pStyle w:val="tblzat2"/>
              <w:jc w:val="center"/>
              <w:rPr>
                <w:del w:id="442" w:author="Kántor Sándor" w:date="2018-02-26T08:48:00Z"/>
                <w:rFonts w:cs="Hind Regular"/>
                <w:color w:val="000000"/>
                <w:szCs w:val="22"/>
              </w:rPr>
            </w:pPr>
            <w:del w:id="443" w:author="Kántor Sándor" w:date="2018-02-26T08:48:00Z">
              <w:r w:rsidRPr="00490FE8" w:rsidDel="0000494B">
                <w:rPr>
                  <w:rFonts w:cs="Hind Regular"/>
                  <w:color w:val="000000"/>
                  <w:szCs w:val="22"/>
                </w:rPr>
                <w:delText>Java 1.8</w:delText>
              </w:r>
              <w:r w:rsidDel="0000494B">
                <w:rPr>
                  <w:rFonts w:cs="Hind Regular"/>
                  <w:color w:val="000000"/>
                  <w:szCs w:val="22"/>
                </w:rPr>
                <w:delText>_092 64 bit</w:delText>
              </w:r>
            </w:del>
          </w:p>
        </w:tc>
        <w:tc>
          <w:tcPr>
            <w:tcW w:w="1559" w:type="dxa"/>
          </w:tcPr>
          <w:p w14:paraId="552B652D" w14:textId="2D13CDB3" w:rsidR="00C81594" w:rsidRPr="005C6C71" w:rsidDel="0000494B" w:rsidRDefault="00C81594" w:rsidP="00C81594">
            <w:pPr>
              <w:pStyle w:val="tblzat2"/>
              <w:jc w:val="center"/>
              <w:rPr>
                <w:del w:id="444" w:author="Kántor Sándor" w:date="2018-02-26T08:48:00Z"/>
              </w:rPr>
            </w:pPr>
            <w:del w:id="445" w:author="Kántor Sándor" w:date="2018-02-26T08:48:00Z">
              <w:r w:rsidRPr="005C6C71" w:rsidDel="0000494B">
                <w:delText>AWP 4.4.</w:delText>
              </w:r>
              <w:r w:rsidDel="0000494B">
                <w:delText>4</w:delText>
              </w:r>
              <w:r w:rsidRPr="005C6C71" w:rsidDel="0000494B">
                <w:delText xml:space="preserve"> 64 bit</w:delText>
              </w:r>
            </w:del>
          </w:p>
        </w:tc>
        <w:tc>
          <w:tcPr>
            <w:tcW w:w="1553" w:type="dxa"/>
          </w:tcPr>
          <w:p w14:paraId="7CD56475" w14:textId="4DDCF72C" w:rsidR="00C81594" w:rsidRPr="005C6C71" w:rsidDel="0000494B" w:rsidRDefault="00C81594" w:rsidP="00C81594">
            <w:pPr>
              <w:pStyle w:val="tblzat2"/>
              <w:jc w:val="center"/>
              <w:rPr>
                <w:del w:id="446" w:author="Kántor Sándor" w:date="2018-02-26T08:48:00Z"/>
              </w:rPr>
            </w:pPr>
            <w:del w:id="447" w:author="Kántor Sándor" w:date="2018-02-26T08:48:00Z">
              <w:r w:rsidRPr="005C6C71" w:rsidDel="0000494B">
                <w:delText>AWP 4.4.5 64 bit</w:delText>
              </w:r>
            </w:del>
          </w:p>
        </w:tc>
      </w:tr>
    </w:tbl>
    <w:p w14:paraId="1143F82A" w14:textId="7EAA531B" w:rsidR="0000494B" w:rsidRDefault="0000494B">
      <w:pPr>
        <w:rPr>
          <w:ins w:id="448" w:author="Kántor Sándor" w:date="2018-02-26T08:47:00Z"/>
        </w:rPr>
        <w:pPrChange w:id="449" w:author="Kántor Sándor" w:date="2018-02-22T14:35:00Z">
          <w:pPr>
            <w:pStyle w:val="cm2"/>
          </w:pPr>
        </w:pPrChange>
      </w:pPr>
      <w:bookmarkStart w:id="450" w:name="_Toc507056556"/>
      <w:ins w:id="451" w:author="Kántor Sándor" w:date="2018-02-26T08:47:00Z">
        <w:r>
          <w:t>Támogatott operációs rendszer</w:t>
        </w:r>
      </w:ins>
      <w:ins w:id="452" w:author="Kántor Sándor" w:date="2018-02-26T08:48:00Z">
        <w:r>
          <w:t>:</w:t>
        </w:r>
      </w:ins>
      <w:ins w:id="453" w:author="Kántor Sándor" w:date="2018-02-26T08:47:00Z">
        <w:r>
          <w:t xml:space="preserve"> Windows </w:t>
        </w:r>
      </w:ins>
      <w:ins w:id="454" w:author="Kántor Sándor" w:date="2018-02-26T11:59:00Z">
        <w:r w:rsidR="00FA1139">
          <w:t xml:space="preserve">7, </w:t>
        </w:r>
      </w:ins>
      <w:ins w:id="455" w:author="Kántor Sándor" w:date="2018-02-26T08:47:00Z">
        <w:r>
          <w:t>10.</w:t>
        </w:r>
      </w:ins>
    </w:p>
    <w:p w14:paraId="6DF6FA2B" w14:textId="45D96D38" w:rsidR="00772FA9" w:rsidRDefault="0000494B">
      <w:pPr>
        <w:rPr>
          <w:ins w:id="456" w:author="Kántor Sándor" w:date="2018-02-26T08:46:00Z"/>
        </w:rPr>
        <w:pPrChange w:id="457" w:author="Kántor Sándor" w:date="2018-02-22T14:35:00Z">
          <w:pPr>
            <w:pStyle w:val="cm2"/>
          </w:pPr>
        </w:pPrChange>
      </w:pPr>
      <w:ins w:id="458" w:author="Kántor Sándor" w:date="2018-02-26T08:47:00Z">
        <w:r>
          <w:t>T</w:t>
        </w:r>
      </w:ins>
      <w:ins w:id="459" w:author="Kántor Sándor" w:date="2018-02-22T14:35:00Z">
        <w:r w:rsidR="00772FA9">
          <w:t>ámogatott bö</w:t>
        </w:r>
        <w:r w:rsidR="00D22CB8">
          <w:t>ngészők: Google Chrome 64, Firefox 58, Microsoft</w:t>
        </w:r>
      </w:ins>
      <w:ins w:id="460" w:author="Kántor Sándor" w:date="2018-02-26T09:45:00Z">
        <w:r w:rsidR="00D40DC8">
          <w:t xml:space="preserve"> IE 10,</w:t>
        </w:r>
      </w:ins>
      <w:ins w:id="461" w:author="Kántor Sándor" w:date="2018-02-26T08:43:00Z">
        <w:r w:rsidR="00F82095">
          <w:t xml:space="preserve"> 11,</w:t>
        </w:r>
      </w:ins>
      <w:ins w:id="462" w:author="Kántor Sándor" w:date="2018-02-22T14:35:00Z">
        <w:r w:rsidR="00D22CB8">
          <w:t xml:space="preserve"> Edge.</w:t>
        </w:r>
      </w:ins>
    </w:p>
    <w:p w14:paraId="51341463" w14:textId="4E909020" w:rsidR="0000494B" w:rsidRDefault="0000494B">
      <w:pPr>
        <w:rPr>
          <w:ins w:id="463" w:author="Báthory László" w:date="2018-03-12T13:22:00Z"/>
        </w:rPr>
        <w:pPrChange w:id="464" w:author="Kántor Sándor" w:date="2018-02-22T14:35:00Z">
          <w:pPr>
            <w:pStyle w:val="cm2"/>
          </w:pPr>
        </w:pPrChange>
      </w:pPr>
      <w:ins w:id="465" w:author="Kántor Sándor" w:date="2018-02-26T08:46:00Z">
        <w:r>
          <w:t>AWP verzió: 4.4.5</w:t>
        </w:r>
      </w:ins>
    </w:p>
    <w:p w14:paraId="1AF5EA61" w14:textId="26394D8D" w:rsidR="001F316D" w:rsidRDefault="001F316D">
      <w:pPr>
        <w:rPr>
          <w:ins w:id="466" w:author="Kántor Sándor" w:date="2018-02-22T14:33:00Z"/>
        </w:rPr>
        <w:pPrChange w:id="467" w:author="Kántor Sándor" w:date="2018-02-22T14:35:00Z">
          <w:pPr>
            <w:pStyle w:val="cm2"/>
          </w:pPr>
        </w:pPrChange>
      </w:pPr>
      <w:ins w:id="468" w:author="Báthory László" w:date="2018-03-12T13:22:00Z">
        <w:r>
          <w:t>Oracle Java 1.7u80, 1.8u161</w:t>
        </w:r>
      </w:ins>
    </w:p>
    <w:p w14:paraId="41B633CB" w14:textId="21810704" w:rsidR="00A150AF" w:rsidRDefault="00A150AF" w:rsidP="00A150AF">
      <w:pPr>
        <w:pStyle w:val="cm2"/>
      </w:pPr>
      <w:r>
        <w:t>Ügyfél oldali hálózati beállítások</w:t>
      </w:r>
      <w:bookmarkEnd w:id="450"/>
    </w:p>
    <w:p w14:paraId="05EDBECD" w14:textId="77777777" w:rsidR="00B86B15" w:rsidRPr="00B86B15" w:rsidRDefault="00B86B15" w:rsidP="00B86B15">
      <w:r>
        <w:t>A szolgáltatás igénybe vételéhez szükséges az alábbi portok megnyitása, valamint a hozzájuk tartozó DNS feloldása.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259"/>
        <w:gridCol w:w="1244"/>
        <w:gridCol w:w="2268"/>
      </w:tblGrid>
      <w:tr w:rsidR="00B86B15" w14:paraId="4EEDE343" w14:textId="77777777" w:rsidTr="00B86B15">
        <w:tc>
          <w:tcPr>
            <w:tcW w:w="3259" w:type="dxa"/>
          </w:tcPr>
          <w:p w14:paraId="0CBD7FF7" w14:textId="77777777" w:rsidR="00B86B15" w:rsidRDefault="00B86B15" w:rsidP="00B86B15">
            <w:pPr>
              <w:pStyle w:val="tblzat2"/>
            </w:pPr>
          </w:p>
        </w:tc>
        <w:tc>
          <w:tcPr>
            <w:tcW w:w="1244" w:type="dxa"/>
          </w:tcPr>
          <w:p w14:paraId="5CE2D0C4" w14:textId="77777777" w:rsidR="00B86B15" w:rsidRDefault="00B86B15" w:rsidP="00B86B15">
            <w:pPr>
              <w:pStyle w:val="tblzat2"/>
            </w:pPr>
            <w:r>
              <w:t>Port</w:t>
            </w:r>
          </w:p>
        </w:tc>
        <w:tc>
          <w:tcPr>
            <w:tcW w:w="2268" w:type="dxa"/>
          </w:tcPr>
          <w:p w14:paraId="046FC53A" w14:textId="77777777" w:rsidR="00B86B15" w:rsidRDefault="00B86B15" w:rsidP="00B86B15">
            <w:pPr>
              <w:pStyle w:val="tblzat2"/>
            </w:pPr>
            <w:r>
              <w:t>DNS</w:t>
            </w:r>
          </w:p>
        </w:tc>
      </w:tr>
      <w:tr w:rsidR="00B86B15" w14:paraId="1497D3F6" w14:textId="77777777" w:rsidTr="00B86B15">
        <w:tc>
          <w:tcPr>
            <w:tcW w:w="3259" w:type="dxa"/>
          </w:tcPr>
          <w:p w14:paraId="17346D17" w14:textId="77777777" w:rsidR="00B86B15" w:rsidRDefault="00B86B15" w:rsidP="00B86B15">
            <w:pPr>
              <w:pStyle w:val="tblzat2"/>
            </w:pPr>
            <w:r>
              <w:t>GIROMail szolgáltatás</w:t>
            </w:r>
          </w:p>
        </w:tc>
        <w:tc>
          <w:tcPr>
            <w:tcW w:w="1244" w:type="dxa"/>
          </w:tcPr>
          <w:p w14:paraId="5149C679" w14:textId="77777777" w:rsidR="00B86B15" w:rsidRDefault="00B86B15" w:rsidP="00B86B15">
            <w:pPr>
              <w:pStyle w:val="tblzat2"/>
            </w:pPr>
            <w:r>
              <w:t>8443</w:t>
            </w:r>
          </w:p>
        </w:tc>
        <w:tc>
          <w:tcPr>
            <w:tcW w:w="2268" w:type="dxa"/>
          </w:tcPr>
          <w:p w14:paraId="164FF5DD" w14:textId="77777777" w:rsidR="00B86B15" w:rsidRDefault="00B86B15" w:rsidP="00B86B15">
            <w:pPr>
              <w:pStyle w:val="tblzat2"/>
            </w:pPr>
            <w:r>
              <w:t>mail.girohalo.giro.hu</w:t>
            </w:r>
          </w:p>
        </w:tc>
      </w:tr>
      <w:tr w:rsidR="0015528E" w14:paraId="6F9D9251" w14:textId="77777777" w:rsidTr="00B86B15">
        <w:trPr>
          <w:ins w:id="469" w:author="Kántor Sándor" w:date="2018-02-22T08:34:00Z"/>
        </w:trPr>
        <w:tc>
          <w:tcPr>
            <w:tcW w:w="3259" w:type="dxa"/>
          </w:tcPr>
          <w:p w14:paraId="195B3BB9" w14:textId="75D5DEC9" w:rsidR="0015528E" w:rsidRDefault="0015528E" w:rsidP="00B86B15">
            <w:pPr>
              <w:pStyle w:val="tblzat2"/>
              <w:rPr>
                <w:ins w:id="470" w:author="Kántor Sándor" w:date="2018-02-22T08:34:00Z"/>
              </w:rPr>
            </w:pPr>
            <w:ins w:id="471" w:author="Kántor Sándor" w:date="2018-02-22T08:34:00Z">
              <w:r>
                <w:t>Gateway</w:t>
              </w:r>
            </w:ins>
          </w:p>
        </w:tc>
        <w:tc>
          <w:tcPr>
            <w:tcW w:w="1244" w:type="dxa"/>
          </w:tcPr>
          <w:p w14:paraId="5C0EF036" w14:textId="2801CB06" w:rsidR="0015528E" w:rsidRDefault="0015528E" w:rsidP="00B86B15">
            <w:pPr>
              <w:pStyle w:val="tblzat2"/>
              <w:rPr>
                <w:ins w:id="472" w:author="Kántor Sándor" w:date="2018-02-22T08:34:00Z"/>
              </w:rPr>
            </w:pPr>
            <w:ins w:id="473" w:author="Kántor Sándor" w:date="2018-02-22T08:34:00Z">
              <w:r>
                <w:t>10443</w:t>
              </w:r>
            </w:ins>
          </w:p>
        </w:tc>
        <w:tc>
          <w:tcPr>
            <w:tcW w:w="2268" w:type="dxa"/>
          </w:tcPr>
          <w:p w14:paraId="442236D0" w14:textId="4859B470" w:rsidR="0015528E" w:rsidRDefault="0015528E" w:rsidP="00B86B15">
            <w:pPr>
              <w:pStyle w:val="tblzat2"/>
              <w:rPr>
                <w:ins w:id="474" w:author="Kántor Sándor" w:date="2018-02-22T08:34:00Z"/>
              </w:rPr>
            </w:pPr>
            <w:ins w:id="475" w:author="Kántor Sándor" w:date="2018-02-22T08:34:00Z">
              <w:r>
                <w:t>giro-gate</w:t>
              </w:r>
            </w:ins>
            <w:ins w:id="476" w:author="Kántor Sándor" w:date="2018-02-22T13:47:00Z">
              <w:r w:rsidR="001C328A">
                <w:t xml:space="preserve"> (</w:t>
              </w:r>
            </w:ins>
            <w:ins w:id="477" w:author="Kántor Sándor" w:date="2018-02-22T13:48:00Z">
              <w:r w:rsidR="001C328A">
                <w:t>127.0.0.1</w:t>
              </w:r>
            </w:ins>
            <w:ins w:id="478" w:author="Kántor Sándor" w:date="2018-02-22T13:47:00Z">
              <w:r w:rsidR="001C328A">
                <w:t>)</w:t>
              </w:r>
            </w:ins>
          </w:p>
        </w:tc>
      </w:tr>
      <w:tr w:rsidR="00B86B15" w14:paraId="72014ACC" w14:textId="77777777" w:rsidTr="00B86B15">
        <w:tc>
          <w:tcPr>
            <w:tcW w:w="3259" w:type="dxa"/>
          </w:tcPr>
          <w:p w14:paraId="1FAB5272" w14:textId="77777777" w:rsidR="00B86B15" w:rsidRDefault="00B86B15" w:rsidP="00B86B15">
            <w:pPr>
              <w:pStyle w:val="tblzat2"/>
            </w:pPr>
            <w:r>
              <w:t>Timestamp szerver</w:t>
            </w:r>
          </w:p>
        </w:tc>
        <w:tc>
          <w:tcPr>
            <w:tcW w:w="1244" w:type="dxa"/>
          </w:tcPr>
          <w:p w14:paraId="0A869D3C" w14:textId="77777777" w:rsidR="00B86B15" w:rsidRDefault="00B86B15" w:rsidP="00B86B15">
            <w:pPr>
              <w:pStyle w:val="tblzat2"/>
            </w:pPr>
            <w:r>
              <w:t>80</w:t>
            </w:r>
          </w:p>
        </w:tc>
        <w:tc>
          <w:tcPr>
            <w:tcW w:w="2268" w:type="dxa"/>
          </w:tcPr>
          <w:p w14:paraId="694AB4A7" w14:textId="77777777" w:rsidR="00B86B15" w:rsidRDefault="00B86B15" w:rsidP="00B86B15">
            <w:pPr>
              <w:pStyle w:val="tblzat2"/>
            </w:pPr>
            <w:r>
              <w:t>tsa.girohalo.giro.hu</w:t>
            </w:r>
          </w:p>
        </w:tc>
      </w:tr>
      <w:tr w:rsidR="00B86B15" w14:paraId="4081099C" w14:textId="77777777" w:rsidTr="00B86B15">
        <w:tc>
          <w:tcPr>
            <w:tcW w:w="3259" w:type="dxa"/>
          </w:tcPr>
          <w:p w14:paraId="369F7609" w14:textId="77777777" w:rsidR="00B86B15" w:rsidRDefault="00B86B15" w:rsidP="00B86B15">
            <w:pPr>
              <w:pStyle w:val="tblzat2"/>
            </w:pPr>
            <w:r>
              <w:t>GIROLock tanúsítványtár</w:t>
            </w:r>
          </w:p>
        </w:tc>
        <w:tc>
          <w:tcPr>
            <w:tcW w:w="1244" w:type="dxa"/>
          </w:tcPr>
          <w:p w14:paraId="1E800FE9" w14:textId="77777777" w:rsidR="00B86B15" w:rsidRDefault="00B86B15" w:rsidP="00B86B15">
            <w:pPr>
              <w:pStyle w:val="tblzat2"/>
            </w:pPr>
            <w:r>
              <w:t>389</w:t>
            </w:r>
          </w:p>
        </w:tc>
        <w:tc>
          <w:tcPr>
            <w:tcW w:w="2268" w:type="dxa"/>
          </w:tcPr>
          <w:p w14:paraId="31EF32EA" w14:textId="77777777" w:rsidR="00B86B15" w:rsidRDefault="00B86B15" w:rsidP="00B86B15">
            <w:pPr>
              <w:pStyle w:val="tblzat2"/>
            </w:pPr>
            <w:r>
              <w:t>tar.girolock.giro.hu</w:t>
            </w:r>
          </w:p>
        </w:tc>
      </w:tr>
    </w:tbl>
    <w:p w14:paraId="7EA733BD" w14:textId="33B4C0C9" w:rsidR="00D40DC8" w:rsidRDefault="00D40DC8">
      <w:pPr>
        <w:rPr>
          <w:ins w:id="479" w:author="Kántor Sándor" w:date="2018-02-26T09:51:00Z"/>
        </w:rPr>
        <w:pPrChange w:id="480" w:author="Kántor Sándor" w:date="2018-02-26T09:52:00Z">
          <w:pPr>
            <w:pStyle w:val="cm2"/>
          </w:pPr>
        </w:pPrChange>
      </w:pPr>
      <w:bookmarkStart w:id="481" w:name="_Toc507056557"/>
      <w:ins w:id="482" w:author="Kántor Sándor" w:date="2018-02-26T09:52:00Z">
        <w:r>
          <w:lastRenderedPageBreak/>
          <w:t>A giro-gate névfeloldását az operációs rendszer "host</w:t>
        </w:r>
      </w:ins>
      <w:ins w:id="483" w:author="Kántor Sándor" w:date="2018-02-26T11:59:00Z">
        <w:r w:rsidR="00FA1139">
          <w:t>s</w:t>
        </w:r>
      </w:ins>
      <w:ins w:id="484" w:author="Kántor Sándor" w:date="2018-02-26T09:52:00Z">
        <w:r>
          <w:t>" fájljában célszerű megoldani.</w:t>
        </w:r>
      </w:ins>
      <w:ins w:id="485" w:author="Kántor Sándor" w:date="2018-02-26T09:57:00Z">
        <w:r w:rsidR="00155AD1">
          <w:t xml:space="preserve"> Fellelhetősége: "</w:t>
        </w:r>
        <w:r w:rsidR="00155AD1" w:rsidRPr="00155AD1">
          <w:t>%SystemRoot%\System32\drivers\etc\hosts</w:t>
        </w:r>
        <w:r w:rsidR="00155AD1">
          <w:t>".</w:t>
        </w:r>
        <w:r w:rsidR="00155AD1">
          <w:br/>
          <w:t xml:space="preserve">A bejegyzés: </w:t>
        </w:r>
      </w:ins>
      <w:ins w:id="486" w:author="Kántor Sándor" w:date="2018-02-26T09:59:00Z">
        <w:r w:rsidR="00155AD1" w:rsidRPr="00155AD1">
          <w:t>127.0.0.1</w:t>
        </w:r>
        <w:r w:rsidR="00155AD1" w:rsidRPr="00155AD1">
          <w:tab/>
          <w:t>giro-gate</w:t>
        </w:r>
      </w:ins>
    </w:p>
    <w:p w14:paraId="753714A6" w14:textId="75C0C089" w:rsidR="00C37E57" w:rsidRDefault="00C37E57" w:rsidP="00C37E57">
      <w:pPr>
        <w:pStyle w:val="cm2"/>
      </w:pPr>
      <w:r>
        <w:t>Ügyfél oldali technikai beállítások</w:t>
      </w:r>
      <w:bookmarkEnd w:id="481"/>
    </w:p>
    <w:p w14:paraId="5D202D6C" w14:textId="77777777" w:rsidR="00C37E57" w:rsidRDefault="00C37E57" w:rsidP="00C37E57">
      <w:r w:rsidRPr="00C37E57">
        <w:t xml:space="preserve">A </w:t>
      </w:r>
      <w:r>
        <w:t>GIROMail</w:t>
      </w:r>
      <w:r w:rsidRPr="00C37E57">
        <w:t xml:space="preserve"> szolgáltatáselem használatához kiegészítő, harmadik fél által gyártott szoftverkomponensek telepítésére is szükség van, amennyiben azok korábban még nem kerültek installálásra. A telepítések, beállítások elvégzéséhez megfelelő helyi (OS) jogosultság vagy rendszergazda user profile használata lehet szükséges.</w:t>
      </w:r>
    </w:p>
    <w:p w14:paraId="367B71A9" w14:textId="77777777" w:rsidR="00C37E57" w:rsidRDefault="009E6C18" w:rsidP="00C37E57">
      <w:r>
        <w:t>Az alkalmazás használatához a fent említett alkalmazásokon kívül GIROLock kártya, GIROMail jogosultság, valamint kártyaolvasó szükséges.</w:t>
      </w:r>
    </w:p>
    <w:p w14:paraId="38C429AD" w14:textId="77777777" w:rsidR="00DD087E" w:rsidRDefault="00DD087E" w:rsidP="00DD087E">
      <w:pPr>
        <w:pStyle w:val="cm3"/>
      </w:pPr>
      <w:bookmarkStart w:id="487" w:name="_Ref398130549"/>
      <w:bookmarkStart w:id="488" w:name="_Toc507056558"/>
      <w:r>
        <w:t>GIROLock kártya használatához kapcsolódó beállítások</w:t>
      </w:r>
      <w:bookmarkEnd w:id="487"/>
      <w:bookmarkEnd w:id="488"/>
    </w:p>
    <w:p w14:paraId="587F9E0C" w14:textId="77777777" w:rsidR="0092772F" w:rsidRDefault="0092772F" w:rsidP="00C37E57">
      <w:r>
        <w:t xml:space="preserve">A GIROLock kártya helyes működéséhez kérjük, hogy a GIROLock szolgáltatáshoz kiadott </w:t>
      </w:r>
      <w:r w:rsidRPr="00006FD1">
        <w:rPr>
          <w:rStyle w:val="szkiemelflkvr"/>
        </w:rPr>
        <w:t>AWP</w:t>
      </w:r>
      <w:r>
        <w:t xml:space="preserve"> telepítési segédletnek megfelelően </w:t>
      </w:r>
      <w:r w:rsidR="003A3410">
        <w:t xml:space="preserve">a munkaállomásra </w:t>
      </w:r>
      <w:r>
        <w:t xml:space="preserve">telepítse a drivereket és </w:t>
      </w:r>
      <w:r w:rsidR="003A3410">
        <w:t>az Internet Explorer beállításai alatt</w:t>
      </w:r>
      <w:r w:rsidR="00CA414A">
        <w:t xml:space="preserve"> vagy a Windows tanúsítványtárban</w:t>
      </w:r>
      <w:r w:rsidR="003A3410">
        <w:t xml:space="preserve"> </w:t>
      </w:r>
      <w:r w:rsidR="00CA414A">
        <w:t xml:space="preserve">a </w:t>
      </w:r>
      <w:r>
        <w:t>kibocsátó (</w:t>
      </w:r>
      <w:r w:rsidRPr="00006FD1">
        <w:rPr>
          <w:rStyle w:val="szkiemelflkvr"/>
        </w:rPr>
        <w:t>GIROLock_ROOT_CA és GIROLock_CA</w:t>
      </w:r>
      <w:r>
        <w:t>) tanúsítványokat.</w:t>
      </w:r>
      <w:r w:rsidR="00F70CAC">
        <w:t xml:space="preserve"> A telepítő csomag és a telepítési segédlet letölthető a GIRO weblapjáról</w:t>
      </w:r>
      <w:r w:rsidR="00CE4066">
        <w:t xml:space="preserve"> (</w:t>
      </w:r>
      <w:hyperlink r:id="rId21" w:history="1">
        <w:r w:rsidR="00CE4066" w:rsidRPr="00F81FEA">
          <w:rPr>
            <w:rStyle w:val="Hiperhivatkozs"/>
          </w:rPr>
          <w:t>www.giro.hu</w:t>
        </w:r>
      </w:hyperlink>
      <w:r w:rsidR="00CE4066">
        <w:t xml:space="preserve"> Dokumentumtár / Telepítőkészletek / GIROLock menüpont)</w:t>
      </w:r>
      <w:r w:rsidR="00F70CAC">
        <w:t>.</w:t>
      </w:r>
    </w:p>
    <w:p w14:paraId="32DF2826" w14:textId="77777777" w:rsidR="003E76EF" w:rsidRDefault="003E76EF" w:rsidP="00CA414A">
      <w:pPr>
        <w:pStyle w:val="cm3"/>
      </w:pPr>
      <w:bookmarkStart w:id="489" w:name="_Toc507056559"/>
      <w:r>
        <w:t xml:space="preserve">Internet Explorer </w:t>
      </w:r>
      <w:commentRangeStart w:id="490"/>
      <w:r>
        <w:t>beállítások</w:t>
      </w:r>
      <w:bookmarkEnd w:id="489"/>
      <w:commentRangeEnd w:id="490"/>
      <w:r w:rsidR="001F316D">
        <w:rPr>
          <w:smallCaps w:val="0"/>
          <w:spacing w:val="0"/>
          <w:szCs w:val="24"/>
        </w:rPr>
        <w:commentReference w:id="490"/>
      </w:r>
    </w:p>
    <w:p w14:paraId="361401F6" w14:textId="77777777" w:rsidR="00F92F3B" w:rsidRDefault="00CA414A">
      <w:r>
        <w:t xml:space="preserve">Az </w:t>
      </w:r>
      <w:r w:rsidR="00CE5955">
        <w:t xml:space="preserve">alkalmazás helyes működéséhez további beállításra is szükség van. </w:t>
      </w:r>
      <w:r>
        <w:t>Annak érdekében, hogy</w:t>
      </w:r>
      <w:r w:rsidR="00CE5955">
        <w:t xml:space="preserve"> az üzenetekhez fájlokat tudjunk csatolni, </w:t>
      </w:r>
      <w:r>
        <w:t xml:space="preserve">a fájl feltöltést </w:t>
      </w:r>
      <w:r w:rsidR="00CE5955">
        <w:t>engedélyezni kell az Internet Explorer Internetbeállítások menüpontjában.</w:t>
      </w:r>
    </w:p>
    <w:p w14:paraId="389C1123" w14:textId="77777777" w:rsidR="003E76EF" w:rsidRDefault="00F92F3B" w:rsidP="00F92F3B">
      <w:pPr>
        <w:pStyle w:val="felsorolcm"/>
      </w:pPr>
      <w:r>
        <w:t>Fájl feltöltés engedélyezése:</w:t>
      </w:r>
    </w:p>
    <w:p w14:paraId="564A2C3A" w14:textId="77777777" w:rsidR="00CE5955" w:rsidRDefault="00CE5955" w:rsidP="00F92F3B">
      <w:pPr>
        <w:pStyle w:val="felsorolbetu"/>
      </w:pPr>
      <w:r>
        <w:t xml:space="preserve">A </w:t>
      </w:r>
      <w:r w:rsidR="00F92F3B">
        <w:t>GIROMail szolgáltatás címét vegye fel</w:t>
      </w:r>
      <w:r>
        <w:t xml:space="preserve"> a megbízható webhelyek közé: </w:t>
      </w:r>
    </w:p>
    <w:p w14:paraId="768F95F8" w14:textId="77777777" w:rsidR="006514D2" w:rsidRDefault="00CE5955" w:rsidP="006514D2">
      <w:pPr>
        <w:pStyle w:val="elolapfejkep"/>
        <w:keepNext/>
      </w:pPr>
      <w:r>
        <w:rPr>
          <w:noProof/>
        </w:rPr>
        <w:lastRenderedPageBreak/>
        <w:drawing>
          <wp:inline distT="0" distB="0" distL="0" distR="0" wp14:anchorId="13A531CD" wp14:editId="5D09943A">
            <wp:extent cx="2510287" cy="3326130"/>
            <wp:effectExtent l="0" t="0" r="4445" b="762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e-trust.png"/>
                    <pic:cNvPicPr preferRelativeResize="0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870" cy="335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3052" w14:textId="68C3E9DF" w:rsidR="00CE5955" w:rsidRDefault="00CD045A" w:rsidP="006514D2">
      <w:pPr>
        <w:pStyle w:val="bra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91" w:name="_Toc507074278"/>
      <w:r w:rsidR="00DA01BD">
        <w:rPr>
          <w:noProof/>
        </w:rPr>
        <w:t>1</w:t>
      </w:r>
      <w:r>
        <w:rPr>
          <w:noProof/>
        </w:rPr>
        <w:fldChar w:fldCharType="end"/>
      </w:r>
      <w:r w:rsidR="006514D2">
        <w:t>. ábra – GIROMail szolgáltatás címének felvétele a megbízható webhelyek közé</w:t>
      </w:r>
      <w:bookmarkEnd w:id="491"/>
    </w:p>
    <w:p w14:paraId="2D3FA2EA" w14:textId="77777777" w:rsidR="00CE5955" w:rsidRDefault="00F92F3B" w:rsidP="00F92F3B">
      <w:pPr>
        <w:pStyle w:val="felsorolbetu"/>
      </w:pPr>
      <w:commentRangeStart w:id="492"/>
      <w:r>
        <w:t>Amennyiben</w:t>
      </w:r>
      <w:commentRangeEnd w:id="492"/>
      <w:r w:rsidR="001F316D">
        <w:commentReference w:id="492"/>
      </w:r>
      <w:r w:rsidR="00CE5955">
        <w:t xml:space="preserve"> nincs mód</w:t>
      </w:r>
      <w:r>
        <w:t xml:space="preserve"> arra, hogy</w:t>
      </w:r>
      <w:r w:rsidR="00CE5955">
        <w:t xml:space="preserve"> a GIROMail oldalt ebbe a zónába helyez</w:t>
      </w:r>
      <w:r>
        <w:t>zék,</w:t>
      </w:r>
      <w:r w:rsidR="00CE5955">
        <w:t xml:space="preserve"> akkor a beállítás külön is elvégezhet</w:t>
      </w:r>
      <w:r>
        <w:t>ő</w:t>
      </w:r>
      <w:r w:rsidR="00CE5955">
        <w:t xml:space="preserve"> ugyanitt, az adott zónában az „Egyéni szint” gombra kattintva az „Egyéb szekcióban”: 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79"/>
        <w:gridCol w:w="3544"/>
      </w:tblGrid>
      <w:tr w:rsidR="00AE1470" w:rsidRPr="008C465E" w14:paraId="2C8A3927" w14:textId="77777777" w:rsidTr="00E45959">
        <w:tc>
          <w:tcPr>
            <w:tcW w:w="5779" w:type="dxa"/>
          </w:tcPr>
          <w:p w14:paraId="7D59BED9" w14:textId="77777777" w:rsidR="00AE1470" w:rsidRPr="008C465E" w:rsidRDefault="00AE1470" w:rsidP="00E45959">
            <w:pPr>
              <w:spacing w:before="0" w:after="0"/>
              <w:jc w:val="right"/>
            </w:pPr>
            <w:r>
              <w:t>Helyi könyvtár útjának hozzávétele a fájlok feltöltésekor</w:t>
            </w:r>
          </w:p>
        </w:tc>
        <w:tc>
          <w:tcPr>
            <w:tcW w:w="3544" w:type="dxa"/>
          </w:tcPr>
          <w:p w14:paraId="76FB94D9" w14:textId="77777777" w:rsidR="00AE1470" w:rsidRPr="006551BA" w:rsidRDefault="00AE1470" w:rsidP="00E45959">
            <w:pPr>
              <w:spacing w:before="0" w:after="0"/>
              <w:ind w:left="316"/>
              <w:rPr>
                <w:b/>
              </w:rPr>
            </w:pPr>
            <w:r>
              <w:rPr>
                <w:b/>
              </w:rPr>
              <w:t>Engedélyezés</w:t>
            </w:r>
          </w:p>
        </w:tc>
      </w:tr>
    </w:tbl>
    <w:p w14:paraId="4DBF4B6F" w14:textId="77777777" w:rsidR="00D33C9C" w:rsidRDefault="00AE1470" w:rsidP="00D33C9C">
      <w:pPr>
        <w:pStyle w:val="elolapfejkep"/>
        <w:keepNext/>
      </w:pPr>
      <w:r>
        <w:rPr>
          <w:noProof/>
        </w:rPr>
        <w:drawing>
          <wp:inline distT="0" distB="0" distL="0" distR="0" wp14:anchorId="5B43E4C3" wp14:editId="6A1BF779">
            <wp:extent cx="2544792" cy="3704055"/>
            <wp:effectExtent l="0" t="0" r="825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e-fakepath.png"/>
                    <pic:cNvPicPr preferRelativeResize="0"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260" cy="371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B8FE" w14:textId="2F8EE01F" w:rsidR="00CE5955" w:rsidRDefault="00CD045A" w:rsidP="00D33C9C">
      <w:pPr>
        <w:pStyle w:val="bra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93" w:name="_Toc507074279"/>
      <w:r w:rsidR="00DA01BD">
        <w:rPr>
          <w:noProof/>
        </w:rPr>
        <w:t>2</w:t>
      </w:r>
      <w:r>
        <w:rPr>
          <w:noProof/>
        </w:rPr>
        <w:fldChar w:fldCharType="end"/>
      </w:r>
      <w:r w:rsidR="00D33C9C">
        <w:t>. ábra – Helyi könyvtár elérési útjának hozzávétele a fájlok feltöltésekor</w:t>
      </w:r>
      <w:bookmarkEnd w:id="493"/>
    </w:p>
    <w:p w14:paraId="0F6EAFAF" w14:textId="77777777" w:rsidR="00C151EC" w:rsidRDefault="00CA4A09" w:rsidP="00B37E88">
      <w:pPr>
        <w:pStyle w:val="cm3"/>
      </w:pPr>
      <w:bookmarkStart w:id="494" w:name="_Toc507056560"/>
      <w:r>
        <w:t>Java környezet ellenőrzése</w:t>
      </w:r>
      <w:bookmarkEnd w:id="494"/>
    </w:p>
    <w:p w14:paraId="24568406" w14:textId="77777777" w:rsidR="007268DF" w:rsidRDefault="007268DF" w:rsidP="00CA414A">
      <w:r>
        <w:lastRenderedPageBreak/>
        <w:t>Kérjük</w:t>
      </w:r>
      <w:r w:rsidR="000B7120">
        <w:t>,</w:t>
      </w:r>
      <w:r>
        <w:t xml:space="preserve"> ellenőrizze, hogy az Önnél telepített Java megfelel-e a támogatott verziók valamelyikének.</w:t>
      </w:r>
    </w:p>
    <w:p w14:paraId="26139D8B" w14:textId="77777777" w:rsidR="007268DF" w:rsidRDefault="003A3410" w:rsidP="007268DF">
      <w:pPr>
        <w:pStyle w:val="cm4"/>
      </w:pPr>
      <w:bookmarkStart w:id="495" w:name="_Toc507056561"/>
      <w:r>
        <w:t xml:space="preserve">Java verzió </w:t>
      </w:r>
      <w:r w:rsidR="00757887">
        <w:t>parancssor</w:t>
      </w:r>
      <w:r w:rsidR="007268DF">
        <w:t>i ellenőrzése</w:t>
      </w:r>
      <w:bookmarkEnd w:id="495"/>
    </w:p>
    <w:p w14:paraId="598F9C49" w14:textId="77777777" w:rsidR="003A3410" w:rsidRDefault="00720950" w:rsidP="007268DF">
      <w:r>
        <w:t>A Java verzió ellenőrzéséhez adja ki a „</w:t>
      </w:r>
      <w:r w:rsidR="00757887">
        <w:t>java –version</w:t>
      </w:r>
      <w:r>
        <w:t>”</w:t>
      </w:r>
      <w:r w:rsidR="000D3048">
        <w:t xml:space="preserve"> parancsot!</w:t>
      </w:r>
    </w:p>
    <w:p w14:paraId="569ACCC3" w14:textId="77777777" w:rsidR="005E600E" w:rsidRDefault="00803801" w:rsidP="00720950">
      <w:pPr>
        <w:pStyle w:val="Kpalrs"/>
        <w:jc w:val="center"/>
      </w:pPr>
      <w:r>
        <w:rPr>
          <w:noProof/>
        </w:rPr>
        <w:drawing>
          <wp:inline distT="0" distB="0" distL="0" distR="0" wp14:anchorId="36B140C9" wp14:editId="6A3F2CD6">
            <wp:extent cx="4511616" cy="2172485"/>
            <wp:effectExtent l="0" t="0" r="3810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java175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260" cy="218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AADE" w14:textId="3E99CDFC" w:rsidR="00757887" w:rsidRDefault="00CD045A" w:rsidP="002A754F">
      <w:pPr>
        <w:pStyle w:val="bra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96" w:name="_Toc507074280"/>
      <w:r w:rsidR="00DA01BD">
        <w:rPr>
          <w:noProof/>
        </w:rPr>
        <w:t>3</w:t>
      </w:r>
      <w:r>
        <w:rPr>
          <w:noProof/>
        </w:rPr>
        <w:fldChar w:fldCharType="end"/>
      </w:r>
      <w:r w:rsidR="00720950">
        <w:t>. ábra – Java verzió parancssori ellenőrzése</w:t>
      </w:r>
      <w:bookmarkEnd w:id="496"/>
    </w:p>
    <w:p w14:paraId="5A7BE714" w14:textId="77777777" w:rsidR="000D3048" w:rsidRDefault="000D3048" w:rsidP="000D3048">
      <w:pPr>
        <w:pStyle w:val="cm4"/>
      </w:pPr>
      <w:bookmarkStart w:id="497" w:name="_Toc507056562"/>
      <w:r>
        <w:t xml:space="preserve">Java verzió ellenőrzése </w:t>
      </w:r>
      <w:r w:rsidR="00757887">
        <w:t>Java Control Panel</w:t>
      </w:r>
      <w:r>
        <w:t xml:space="preserve"> segítségével</w:t>
      </w:r>
      <w:bookmarkEnd w:id="497"/>
    </w:p>
    <w:p w14:paraId="5E5CE1B3" w14:textId="77777777" w:rsidR="00757887" w:rsidRDefault="000D3048" w:rsidP="000D3048">
      <w:r>
        <w:t>A Java verzió ellenőrzéséhez válassza a Java Control Panel</w:t>
      </w:r>
      <w:r w:rsidR="00757887">
        <w:t>-en az About gombot</w:t>
      </w:r>
      <w:r>
        <w:t>!</w:t>
      </w:r>
    </w:p>
    <w:p w14:paraId="2C4B7E66" w14:textId="77777777" w:rsidR="000D3048" w:rsidRDefault="00F3707D" w:rsidP="000D3048">
      <w:pPr>
        <w:pStyle w:val="elolapfejkep"/>
        <w:keepNext/>
      </w:pPr>
      <w:r>
        <w:rPr>
          <w:noProof/>
        </w:rPr>
        <w:drawing>
          <wp:inline distT="0" distB="0" distL="0" distR="0" wp14:anchorId="4E032822" wp14:editId="6A2773E5">
            <wp:extent cx="2547202" cy="1644650"/>
            <wp:effectExtent l="0" t="0" r="571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196" cy="165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D7E2" w14:textId="53B21B00" w:rsidR="00757887" w:rsidRPr="003A3410" w:rsidRDefault="00CD045A" w:rsidP="000D3048">
      <w:pPr>
        <w:pStyle w:val="bra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98" w:name="_Toc507074281"/>
      <w:r w:rsidR="00DA01BD">
        <w:rPr>
          <w:noProof/>
        </w:rPr>
        <w:t>4</w:t>
      </w:r>
      <w:r>
        <w:rPr>
          <w:noProof/>
        </w:rPr>
        <w:fldChar w:fldCharType="end"/>
      </w:r>
      <w:r w:rsidR="000D3048">
        <w:t>. ábra – Java verzió ellenőrzése Java Control Panel segítségével</w:t>
      </w:r>
      <w:bookmarkEnd w:id="498"/>
    </w:p>
    <w:p w14:paraId="2432E839" w14:textId="77777777" w:rsidR="006A5111" w:rsidRDefault="006A5111" w:rsidP="006A5111">
      <w:pPr>
        <w:pStyle w:val="cm3"/>
      </w:pPr>
      <w:bookmarkStart w:id="499" w:name="_Toc507056563"/>
      <w:commentRangeStart w:id="500"/>
      <w:r>
        <w:t>GIROLock</w:t>
      </w:r>
      <w:r w:rsidR="003E76EF">
        <w:t xml:space="preserve"> </w:t>
      </w:r>
      <w:r w:rsidR="00FA2D36">
        <w:t xml:space="preserve">kibocsátói </w:t>
      </w:r>
      <w:r w:rsidR="003E76EF">
        <w:t>tanúsítványok</w:t>
      </w:r>
      <w:r>
        <w:t xml:space="preserve"> importálása </w:t>
      </w:r>
      <w:r w:rsidR="00FA2D36">
        <w:t xml:space="preserve">a </w:t>
      </w:r>
      <w:r>
        <w:t>Java-ba</w:t>
      </w:r>
      <w:bookmarkEnd w:id="499"/>
      <w:commentRangeEnd w:id="500"/>
      <w:r w:rsidR="001F316D">
        <w:rPr>
          <w:smallCaps w:val="0"/>
          <w:spacing w:val="0"/>
          <w:szCs w:val="24"/>
        </w:rPr>
        <w:commentReference w:id="500"/>
      </w:r>
    </w:p>
    <w:p w14:paraId="5003947E" w14:textId="45F46FB4" w:rsidR="00803496" w:rsidRDefault="006209DF" w:rsidP="00CA414A">
      <w:r>
        <w:t>Annak érdekében, hogy a Java elfogadja a GIROLock által hitelesített szervereket és tartalmakat</w:t>
      </w:r>
      <w:r w:rsidR="000B7120">
        <w:t>,</w:t>
      </w:r>
      <w:r>
        <w:t xml:space="preserve"> a GIROLock </w:t>
      </w:r>
      <w:r w:rsidR="00600A37">
        <w:t>és</w:t>
      </w:r>
      <w:r w:rsidR="00FF3A0E">
        <w:t xml:space="preserve"> GIROLock2 </w:t>
      </w:r>
      <w:r>
        <w:t>kibocsátói tanúsítványokat (GIROLock_ROOT_CA, GIROLock_CA</w:t>
      </w:r>
      <w:r w:rsidR="00FF3A0E">
        <w:t>, GIROLock2_ROOT_CA, GIROLock2_CA</w:t>
      </w:r>
      <w:r>
        <w:t>)</w:t>
      </w:r>
      <w:r w:rsidR="00E153DE">
        <w:t xml:space="preserve"> importálni szükséges. A tanúsítványok importálásához válassza </w:t>
      </w:r>
      <w:r w:rsidR="00757887">
        <w:t>a Java Control Panel „Security” fül</w:t>
      </w:r>
      <w:r w:rsidR="00E153DE">
        <w:t xml:space="preserve">et, majd kattintson </w:t>
      </w:r>
      <w:r w:rsidR="00757887">
        <w:t xml:space="preserve">a </w:t>
      </w:r>
      <w:r w:rsidR="007316CC">
        <w:t>„Certificates”</w:t>
      </w:r>
      <w:r w:rsidR="008F4D1B">
        <w:t xml:space="preserve"> vagy „Manage Certificates”</w:t>
      </w:r>
      <w:r w:rsidR="007316CC">
        <w:t xml:space="preserve"> gombra.</w:t>
      </w:r>
    </w:p>
    <w:p w14:paraId="3464920C" w14:textId="4D6E2F25" w:rsidR="00757887" w:rsidRDefault="00DC7A5F" w:rsidP="00CA414A">
      <w:r>
        <w:t>A „Certificate type”</w:t>
      </w:r>
      <w:r w:rsidR="007316CC">
        <w:t xml:space="preserve"> legördülő menüből válas</w:t>
      </w:r>
      <w:r>
        <w:t>s</w:t>
      </w:r>
      <w:r w:rsidR="007316CC">
        <w:t xml:space="preserve">za </w:t>
      </w:r>
      <w:r>
        <w:t>ki a „</w:t>
      </w:r>
      <w:r w:rsidR="008D0C56">
        <w:t>Signer CA</w:t>
      </w:r>
      <w:r>
        <w:t>”</w:t>
      </w:r>
      <w:r w:rsidR="00600A37">
        <w:t>, majd</w:t>
      </w:r>
      <w:r>
        <w:t xml:space="preserve"> </w:t>
      </w:r>
      <w:r w:rsidR="00FF3A0E" w:rsidRPr="005C5A53">
        <w:t xml:space="preserve"> a </w:t>
      </w:r>
      <w:r w:rsidR="00FF3A0E">
        <w:t xml:space="preserve">„Secure Site CA” </w:t>
      </w:r>
      <w:r>
        <w:t>elemet, és ellenőrizze a listában, hogy a tanúsítványok importálás</w:t>
      </w:r>
      <w:r w:rsidR="000B7120">
        <w:t>a</w:t>
      </w:r>
      <w:r>
        <w:t xml:space="preserve"> korábban megtörtént-e.</w:t>
      </w:r>
    </w:p>
    <w:p w14:paraId="11439BE5" w14:textId="77777777" w:rsidR="000C2C5D" w:rsidRDefault="000C2C5D" w:rsidP="00CA414A">
      <w:r>
        <w:rPr>
          <w:noProof/>
        </w:rPr>
        <w:lastRenderedPageBreak/>
        <mc:AlternateContent>
          <mc:Choice Requires="wpc">
            <w:drawing>
              <wp:inline distT="0" distB="0" distL="0" distR="0" wp14:anchorId="06960657" wp14:editId="1829D4E2">
                <wp:extent cx="6152083" cy="3270914"/>
                <wp:effectExtent l="0" t="0" r="1270" b="5715"/>
                <wp:docPr id="17" name="Vászon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41" name="Kép 141"/>
                          <pic:cNvPicPr preferRelativeResize="0"/>
                        </pic:nvPicPr>
                        <pic:blipFill>
                          <a:blip r:embed="rId28" cstate="screen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75050" y="27943"/>
                            <a:ext cx="2412000" cy="282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wps:wsp>
                        <wps:cNvPr id="144" name="Szövegdoboz 54"/>
                        <wps:cNvSpPr txBox="1"/>
                        <wps:spPr>
                          <a:xfrm>
                            <a:off x="5240950" y="2314158"/>
                            <a:ext cx="638810" cy="21336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B38528" w14:textId="77777777" w:rsidR="001F316D" w:rsidRDefault="001F316D" w:rsidP="000C2C5D">
                              <w:pPr>
                                <w:pStyle w:val="NormlWeb"/>
                              </w:pPr>
                              <w:r>
                                <w:rPr>
                                  <w:rFonts w:ascii="Arial" w:hAnsi="Arial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Téglalap feliratnak 146"/>
                        <wps:cNvSpPr/>
                        <wps:spPr>
                          <a:xfrm>
                            <a:off x="5203190" y="264128"/>
                            <a:ext cx="924560" cy="377190"/>
                          </a:xfrm>
                          <a:prstGeom prst="wedgeRectCallout">
                            <a:avLst>
                              <a:gd name="adj1" fmla="val 12119"/>
                              <a:gd name="adj2" fmla="val 497835"/>
                            </a:avLst>
                          </a:prstGeom>
                          <a:solidFill>
                            <a:schemeClr val="bg1"/>
                          </a:solidFill>
                          <a:ln w="158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F1D82B" w14:textId="77777777" w:rsidR="001F316D" w:rsidRPr="002A2C6A" w:rsidRDefault="001F316D" w:rsidP="002A2C6A">
                              <w:pPr>
                                <w:pStyle w:val="tblzat2"/>
                                <w:rPr>
                                  <w:color w:val="000000" w:themeColor="text1"/>
                                </w:rPr>
                              </w:pPr>
                              <w:r w:rsidRPr="002A2C6A">
                                <w:rPr>
                                  <w:color w:val="000000" w:themeColor="text1"/>
                                </w:rPr>
                                <w:t>Java 1.7.51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Kép 24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4150" y="107950"/>
                            <a:ext cx="2633685" cy="27603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" name="Téglalap feliratnak 145"/>
                        <wps:cNvSpPr/>
                        <wps:spPr>
                          <a:xfrm>
                            <a:off x="2396151" y="1359138"/>
                            <a:ext cx="924900" cy="377235"/>
                          </a:xfrm>
                          <a:prstGeom prst="wedgeRectCallout">
                            <a:avLst>
                              <a:gd name="adj1" fmla="val -34584"/>
                              <a:gd name="adj2" fmla="val 179653"/>
                            </a:avLst>
                          </a:prstGeom>
                          <a:solidFill>
                            <a:schemeClr val="bg1"/>
                          </a:solidFill>
                          <a:ln w="158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B3A877" w14:textId="77777777" w:rsidR="001F316D" w:rsidRPr="00866C4F" w:rsidRDefault="001F316D" w:rsidP="00866C4F">
                              <w:pPr>
                                <w:pStyle w:val="tblzat2"/>
                                <w:rPr>
                                  <w:color w:val="000000" w:themeColor="text1"/>
                                </w:rPr>
                              </w:pPr>
                              <w:r w:rsidRPr="00866C4F">
                                <w:rPr>
                                  <w:color w:val="000000" w:themeColor="text1"/>
                                </w:rPr>
                                <w:t>Java 1.</w:t>
                              </w:r>
                              <w:r>
                                <w:rPr>
                                  <w:color w:val="000000" w:themeColor="text1"/>
                                </w:rPr>
                                <w:t>8</w:t>
                              </w:r>
                              <w:r w:rsidRPr="00866C4F">
                                <w:rPr>
                                  <w:color w:val="000000" w:themeColor="text1"/>
                                </w:rPr>
                                <w:t>.</w:t>
                              </w:r>
                              <w:r>
                                <w:rPr>
                                  <w:color w:val="000000" w:themeColor="text1"/>
                                </w:rPr>
                                <w:t>0_</w:t>
                              </w:r>
                              <w:r w:rsidRPr="00866C4F">
                                <w:rPr>
                                  <w:color w:val="000000" w:themeColor="text1"/>
                                </w:rPr>
                                <w:t>45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Kép 26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46716" y="1803232"/>
                            <a:ext cx="1991815" cy="146765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6960657" id="Vászon 17" o:spid="_x0000_s1026" editas="canvas" style="width:484.4pt;height:257.55pt;mso-position-horizontal-relative:char;mso-position-vertical-relative:line" coordsize="61518,327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1518;height:32708;visibility:visible;mso-wrap-style:square">
                  <v:fill o:detectmouseclick="t"/>
                  <v:path o:connecttype="none"/>
                </v:shape>
                <v:shape id="Kép 141" o:spid="_x0000_s1028" type="#_x0000_t75" style="position:absolute;left:35750;top:279;width:24120;height:2826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">
                  <v:imagedata r:id="rId3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zövegdoboz 54" o:spid="_x0000_s1029" type="#_x0000_t202" style="position:absolute;left:52409;top:23141;width:6388;height:2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" filled="f" strokecolor="red" strokeweight="2pt">
                  <v:textbox>
                    <w:txbxContent>
                      <w:p w14:paraId="3BB38528" w14:textId="77777777" w:rsidR="001F316D" w:rsidRDefault="001F316D" w:rsidP="000C2C5D">
                        <w:pPr>
                          <w:pStyle w:val="NormlWeb"/>
                        </w:pPr>
                        <w:r>
                          <w:rPr>
                            <w:rFonts w:ascii="Arial" w:hAnsi="Arial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Téglalap feliratnak 146" o:spid="_x0000_s1030" type="#_x0000_t61" style="position:absolute;left:52031;top:2641;width:9246;height:37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" adj="13418,118332" fillcolor="white [3212]" strokecolor="#243f60 [1604]" strokeweight="1.25pt">
                  <v:textbox inset="1mm,1mm,1mm,1mm">
                    <w:txbxContent>
                      <w:p w14:paraId="5DF1D82B" w14:textId="77777777" w:rsidR="001F316D" w:rsidRPr="002A2C6A" w:rsidRDefault="001F316D" w:rsidP="002A2C6A">
                        <w:pPr>
                          <w:pStyle w:val="tblzat2"/>
                          <w:rPr>
                            <w:color w:val="000000" w:themeColor="text1"/>
                          </w:rPr>
                        </w:pPr>
                        <w:r w:rsidRPr="002A2C6A">
                          <w:rPr>
                            <w:color w:val="000000" w:themeColor="text1"/>
                          </w:rPr>
                          <w:t>Java 1.7.51</w:t>
                        </w:r>
                      </w:p>
                    </w:txbxContent>
                  </v:textbox>
                </v:shape>
                <v:shape id="Kép 24" o:spid="_x0000_s1031" type="#_x0000_t75" style="position:absolute;left:1841;top:1079;width:26337;height:27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">
                  <v:imagedata r:id="rId32" o:title=""/>
                  <v:path arrowok="t"/>
                </v:shape>
                <v:shape id="Téglalap feliratnak 145" o:spid="_x0000_s1032" type="#_x0000_t61" style="position:absolute;left:23961;top:13591;width:9249;height:37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" adj="3330,49605" fillcolor="white [3212]" strokecolor="#243f60 [1604]" strokeweight="1.25pt">
                  <v:textbox inset="1mm,1mm,1mm,1mm">
                    <w:txbxContent>
                      <w:p w14:paraId="49B3A877" w14:textId="77777777" w:rsidR="001F316D" w:rsidRPr="00866C4F" w:rsidRDefault="001F316D" w:rsidP="00866C4F">
                        <w:pPr>
                          <w:pStyle w:val="tblzat2"/>
                          <w:rPr>
                            <w:color w:val="000000" w:themeColor="text1"/>
                          </w:rPr>
                        </w:pPr>
                        <w:r w:rsidRPr="00866C4F">
                          <w:rPr>
                            <w:color w:val="000000" w:themeColor="text1"/>
                          </w:rPr>
                          <w:t>Java 1.</w:t>
                        </w:r>
                        <w:r>
                          <w:rPr>
                            <w:color w:val="000000" w:themeColor="text1"/>
                          </w:rPr>
                          <w:t>8</w:t>
                        </w:r>
                        <w:r w:rsidRPr="00866C4F">
                          <w:rPr>
                            <w:color w:val="000000" w:themeColor="text1"/>
                          </w:rPr>
                          <w:t>.</w:t>
                        </w:r>
                        <w:r>
                          <w:rPr>
                            <w:color w:val="000000" w:themeColor="text1"/>
                          </w:rPr>
                          <w:t>0_</w:t>
                        </w:r>
                        <w:r w:rsidRPr="00866C4F">
                          <w:rPr>
                            <w:color w:val="000000" w:themeColor="text1"/>
                          </w:rPr>
                          <w:t>45</w:t>
                        </w:r>
                      </w:p>
                    </w:txbxContent>
                  </v:textbox>
                </v:shape>
                <v:shape id="Kép 26" o:spid="_x0000_s1033" type="#_x0000_t75" style="position:absolute;left:28467;top:18032;width:19918;height:14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">
                  <v:imagedata r:id="rId33" o:title=""/>
                  <v:path arrowok="t"/>
                </v:shape>
                <w10:anchorlock/>
              </v:group>
            </w:pict>
          </mc:Fallback>
        </mc:AlternateContent>
      </w:r>
    </w:p>
    <w:p w14:paraId="69C0693F" w14:textId="2E74B4B4" w:rsidR="007316CC" w:rsidRDefault="00CD045A" w:rsidP="00ED0A36">
      <w:pPr>
        <w:pStyle w:val="bra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01" w:name="_Toc507074282"/>
      <w:r w:rsidR="00DA01BD">
        <w:rPr>
          <w:noProof/>
        </w:rPr>
        <w:t>5</w:t>
      </w:r>
      <w:r>
        <w:rPr>
          <w:noProof/>
        </w:rPr>
        <w:fldChar w:fldCharType="end"/>
      </w:r>
      <w:r w:rsidR="00ED0A36">
        <w:t xml:space="preserve">. ábra </w:t>
      </w:r>
      <w:r w:rsidR="00900C13">
        <w:t>–</w:t>
      </w:r>
      <w:r w:rsidR="00ED0A36">
        <w:t xml:space="preserve"> GIROLock kibocsátói tanúsítványok ellenőrzése</w:t>
      </w:r>
      <w:bookmarkEnd w:id="501"/>
    </w:p>
    <w:p w14:paraId="1592738D" w14:textId="661F47FD" w:rsidR="00DC7A5F" w:rsidRDefault="00DC7A5F" w:rsidP="00CA414A">
      <w:r>
        <w:t xml:space="preserve">Amennyiben a tanúsítványok a listában nem </w:t>
      </w:r>
      <w:r w:rsidR="007316CC">
        <w:t>látsz</w:t>
      </w:r>
      <w:r>
        <w:t>ana</w:t>
      </w:r>
      <w:r w:rsidR="007316CC">
        <w:t>k</w:t>
      </w:r>
      <w:r>
        <w:t>, úgy válassza az „Import” gombot, és importálja előbb a GIROLock_ROOT_CA</w:t>
      </w:r>
      <w:r w:rsidR="00FF3A0E">
        <w:t xml:space="preserve"> /</w:t>
      </w:r>
      <w:r w:rsidR="00FF3A0E" w:rsidRPr="00FF3A0E">
        <w:t xml:space="preserve"> </w:t>
      </w:r>
      <w:r w:rsidR="00FF3A0E">
        <w:t>GIROLock2_ROOT_CA</w:t>
      </w:r>
      <w:r>
        <w:t>, majd a GIROLock_CA</w:t>
      </w:r>
      <w:r w:rsidR="00FF3A0E">
        <w:t xml:space="preserve"> /</w:t>
      </w:r>
      <w:r w:rsidR="00FF3A0E" w:rsidRPr="00FF3A0E">
        <w:t xml:space="preserve"> </w:t>
      </w:r>
      <w:r w:rsidR="00FF3A0E">
        <w:t>GIROLock2_CA</w:t>
      </w:r>
      <w:r>
        <w:t xml:space="preserve"> tanúsítványt.</w:t>
      </w:r>
      <w:r w:rsidR="00CE0442">
        <w:t xml:space="preserve"> A megjelenő ablakban válassza</w:t>
      </w:r>
      <w:r w:rsidR="000B7120">
        <w:t xml:space="preserve"> a</w:t>
      </w:r>
      <w:r w:rsidR="00CE0442">
        <w:t xml:space="preserve"> „Minden fájl” típus megjelölést, majd válassza ki a könyvtárat, ahova a tanúsítványokat mentette.</w:t>
      </w:r>
    </w:p>
    <w:p w14:paraId="6EF3A3E8" w14:textId="77777777" w:rsidR="001E76AF" w:rsidRDefault="004E6C87" w:rsidP="00C230ED">
      <w:pPr>
        <w:jc w:val="center"/>
      </w:pPr>
      <w:r>
        <w:rPr>
          <w:noProof/>
        </w:rPr>
        <w:drawing>
          <wp:inline distT="0" distB="0" distL="0" distR="0" wp14:anchorId="5749D726" wp14:editId="5DEBDF3D">
            <wp:extent cx="3122762" cy="2259687"/>
            <wp:effectExtent l="0" t="0" r="1905" b="762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6_abra_GL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134" cy="226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B056" w14:textId="79C3CC2C" w:rsidR="00CE0442" w:rsidRDefault="00CD045A" w:rsidP="006A0D42">
      <w:pPr>
        <w:pStyle w:val="bra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02" w:name="_Toc507074283"/>
      <w:r w:rsidR="00DA01BD">
        <w:rPr>
          <w:noProof/>
        </w:rPr>
        <w:t>6</w:t>
      </w:r>
      <w:r>
        <w:rPr>
          <w:noProof/>
        </w:rPr>
        <w:fldChar w:fldCharType="end"/>
      </w:r>
      <w:r w:rsidR="00CE0442">
        <w:t>. ábra – Tanúsítvány kiválasztása</w:t>
      </w:r>
      <w:bookmarkEnd w:id="502"/>
    </w:p>
    <w:p w14:paraId="1FD4B494" w14:textId="5CD5C65F" w:rsidR="006A5111" w:rsidDel="00D22CB8" w:rsidRDefault="00BF6FB4" w:rsidP="00CA414A">
      <w:pPr>
        <w:pStyle w:val="cm3"/>
        <w:rPr>
          <w:del w:id="503" w:author="Kántor Sándor" w:date="2018-02-22T14:43:00Z"/>
        </w:rPr>
      </w:pPr>
      <w:bookmarkStart w:id="504" w:name="_Toc507056564"/>
      <w:del w:id="505" w:author="Kántor Sándor" w:date="2018-02-22T14:43:00Z">
        <w:r w:rsidDel="00D22CB8">
          <w:delText>Egyéb Java beállítások</w:delText>
        </w:r>
        <w:bookmarkEnd w:id="504"/>
      </w:del>
    </w:p>
    <w:p w14:paraId="3E20435E" w14:textId="264A6161" w:rsidR="00BF6FB4" w:rsidDel="00D22CB8" w:rsidRDefault="00BF6FB4" w:rsidP="006A5111">
      <w:pPr>
        <w:rPr>
          <w:del w:id="506" w:author="Kántor Sándor" w:date="2018-02-22T14:43:00Z"/>
        </w:rPr>
      </w:pPr>
      <w:del w:id="507" w:author="Kántor Sándor" w:date="2018-02-22T14:43:00Z">
        <w:r w:rsidDel="00D22CB8">
          <w:delText xml:space="preserve">A Java Control Panel „Advanced” fülén a Security részen a következőket </w:delText>
        </w:r>
        <w:r w:rsidR="00117BDC" w:rsidDel="00D22CB8">
          <w:delText xml:space="preserve">szükséges </w:delText>
        </w:r>
        <w:r w:rsidDel="00D22CB8">
          <w:delText xml:space="preserve">beállítani: </w:delText>
        </w:r>
      </w:del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79"/>
        <w:gridCol w:w="3544"/>
      </w:tblGrid>
      <w:tr w:rsidR="005531B2" w:rsidRPr="008C465E" w:rsidDel="00D22CB8" w14:paraId="6A8D30BD" w14:textId="6BCF2445" w:rsidTr="00CA414A">
        <w:trPr>
          <w:del w:id="508" w:author="Kántor Sándor" w:date="2018-02-22T14:43:00Z"/>
        </w:trPr>
        <w:tc>
          <w:tcPr>
            <w:tcW w:w="5779" w:type="dxa"/>
          </w:tcPr>
          <w:p w14:paraId="76C5506D" w14:textId="6DA301DA" w:rsidR="005531B2" w:rsidRPr="008C465E" w:rsidDel="00D22CB8" w:rsidRDefault="005531B2" w:rsidP="00250284">
            <w:pPr>
              <w:pStyle w:val="tblzat2"/>
              <w:rPr>
                <w:del w:id="509" w:author="Kántor Sándor" w:date="2018-02-22T14:43:00Z"/>
              </w:rPr>
            </w:pPr>
            <w:del w:id="510" w:author="Kántor Sándor" w:date="2018-02-22T14:43:00Z">
              <w:r w:rsidRPr="008C465E" w:rsidDel="00D22CB8">
                <w:delText>Allow user to grant permissions</w:delText>
              </w:r>
              <w:r w:rsidDel="00D22CB8">
                <w:delText xml:space="preserve"> to signed content :</w:delText>
              </w:r>
            </w:del>
          </w:p>
        </w:tc>
        <w:tc>
          <w:tcPr>
            <w:tcW w:w="3544" w:type="dxa"/>
          </w:tcPr>
          <w:p w14:paraId="0AAB594A" w14:textId="6E7A7B0A" w:rsidR="005531B2" w:rsidRPr="00CA414A" w:rsidDel="00D22CB8" w:rsidRDefault="005531B2" w:rsidP="00250284">
            <w:pPr>
              <w:pStyle w:val="tblzat2"/>
              <w:rPr>
                <w:del w:id="511" w:author="Kántor Sándor" w:date="2018-02-22T14:43:00Z"/>
                <w:b/>
              </w:rPr>
            </w:pPr>
            <w:del w:id="512" w:author="Kántor Sándor" w:date="2018-02-22T14:43:00Z">
              <w:r w:rsidRPr="00CA414A" w:rsidDel="00D22CB8">
                <w:rPr>
                  <w:b/>
                </w:rPr>
                <w:delText>engedélyezve</w:delText>
              </w:r>
            </w:del>
          </w:p>
        </w:tc>
      </w:tr>
      <w:tr w:rsidR="005531B2" w:rsidRPr="008C465E" w:rsidDel="00D22CB8" w14:paraId="516B6770" w14:textId="2E3E9E55" w:rsidTr="00CA414A">
        <w:trPr>
          <w:del w:id="513" w:author="Kántor Sándor" w:date="2018-02-22T14:43:00Z"/>
        </w:trPr>
        <w:tc>
          <w:tcPr>
            <w:tcW w:w="5779" w:type="dxa"/>
          </w:tcPr>
          <w:p w14:paraId="4593C017" w14:textId="7BB9DCD7" w:rsidR="005531B2" w:rsidRPr="008C465E" w:rsidDel="00D22CB8" w:rsidRDefault="005531B2" w:rsidP="00250284">
            <w:pPr>
              <w:pStyle w:val="tblzat2"/>
              <w:rPr>
                <w:del w:id="514" w:author="Kántor Sándor" w:date="2018-02-22T14:43:00Z"/>
              </w:rPr>
            </w:pPr>
            <w:del w:id="515" w:author="Kántor Sándor" w:date="2018-02-22T14:43:00Z">
              <w:r w:rsidRPr="008C465E" w:rsidDel="00D22CB8">
                <w:delText>Use certificate</w:delText>
              </w:r>
              <w:r w:rsidDel="00D22CB8">
                <w:delText>s and keys in browser keystore :</w:delText>
              </w:r>
            </w:del>
          </w:p>
        </w:tc>
        <w:tc>
          <w:tcPr>
            <w:tcW w:w="3544" w:type="dxa"/>
          </w:tcPr>
          <w:p w14:paraId="503D0EBE" w14:textId="245A10AE" w:rsidR="005531B2" w:rsidRPr="00CA414A" w:rsidDel="00D22CB8" w:rsidRDefault="005531B2" w:rsidP="00250284">
            <w:pPr>
              <w:pStyle w:val="tblzat2"/>
              <w:rPr>
                <w:del w:id="516" w:author="Kántor Sándor" w:date="2018-02-22T14:43:00Z"/>
                <w:b/>
              </w:rPr>
            </w:pPr>
            <w:del w:id="517" w:author="Kántor Sándor" w:date="2018-02-22T14:43:00Z">
              <w:r w:rsidRPr="00CA414A" w:rsidDel="00D22CB8">
                <w:rPr>
                  <w:b/>
                </w:rPr>
                <w:delText>tiltva</w:delText>
              </w:r>
            </w:del>
          </w:p>
        </w:tc>
      </w:tr>
      <w:tr w:rsidR="005531B2" w:rsidRPr="008C465E" w:rsidDel="00D22CB8" w14:paraId="1465DA31" w14:textId="3ABF987E" w:rsidTr="00CA414A">
        <w:trPr>
          <w:del w:id="518" w:author="Kántor Sándor" w:date="2018-02-22T14:43:00Z"/>
        </w:trPr>
        <w:tc>
          <w:tcPr>
            <w:tcW w:w="5779" w:type="dxa"/>
          </w:tcPr>
          <w:p w14:paraId="206C1A6B" w14:textId="6697A1B8" w:rsidR="0059423B" w:rsidRPr="008C465E" w:rsidDel="00D22CB8" w:rsidRDefault="005531B2" w:rsidP="00250284">
            <w:pPr>
              <w:pStyle w:val="tblzat2"/>
              <w:rPr>
                <w:del w:id="519" w:author="Kántor Sándor" w:date="2018-02-22T14:43:00Z"/>
              </w:rPr>
            </w:pPr>
            <w:del w:id="520" w:author="Kántor Sándor" w:date="2018-02-22T14:43:00Z">
              <w:r w:rsidRPr="008C465E" w:rsidDel="00D22CB8">
                <w:delText>Mixed code (sandboxed vs</w:delText>
              </w:r>
              <w:r w:rsidDel="00D22CB8">
                <w:delText>. trusted) security verification :</w:delText>
              </w:r>
            </w:del>
          </w:p>
        </w:tc>
        <w:tc>
          <w:tcPr>
            <w:tcW w:w="3544" w:type="dxa"/>
          </w:tcPr>
          <w:p w14:paraId="6E3E2F78" w14:textId="18555E67" w:rsidR="005531B2" w:rsidDel="00D22CB8" w:rsidRDefault="005531B2" w:rsidP="00250284">
            <w:pPr>
              <w:pStyle w:val="tblzat2"/>
              <w:rPr>
                <w:del w:id="521" w:author="Kántor Sándor" w:date="2018-02-22T14:43:00Z"/>
              </w:rPr>
            </w:pPr>
            <w:del w:id="522" w:author="Kántor Sándor" w:date="2018-02-22T14:43:00Z">
              <w:r w:rsidRPr="00CA414A" w:rsidDel="00D22CB8">
                <w:rPr>
                  <w:b/>
                </w:rPr>
                <w:delText>engedélyezve</w:delText>
              </w:r>
            </w:del>
          </w:p>
          <w:p w14:paraId="62AFFC10" w14:textId="65D1BFFF" w:rsidR="0059423B" w:rsidRPr="005531B2" w:rsidDel="00D22CB8" w:rsidRDefault="005531B2" w:rsidP="00137D6D">
            <w:pPr>
              <w:pStyle w:val="tblzat2"/>
              <w:rPr>
                <w:del w:id="523" w:author="Kántor Sándor" w:date="2018-02-22T14:43:00Z"/>
              </w:rPr>
            </w:pPr>
            <w:del w:id="524" w:author="Kántor Sándor" w:date="2018-02-22T14:43:00Z">
              <w:r w:rsidDel="00D22CB8">
                <w:delText>(Enable – show warning if needed)</w:delText>
              </w:r>
            </w:del>
          </w:p>
        </w:tc>
      </w:tr>
      <w:tr w:rsidR="00137D6D" w:rsidRPr="008C465E" w:rsidDel="00D22CB8" w14:paraId="71BE7532" w14:textId="50F29126" w:rsidTr="00CA414A">
        <w:trPr>
          <w:del w:id="525" w:author="Kántor Sándor" w:date="2018-02-22T14:43:00Z"/>
        </w:trPr>
        <w:tc>
          <w:tcPr>
            <w:tcW w:w="5779" w:type="dxa"/>
          </w:tcPr>
          <w:p w14:paraId="22703E41" w14:textId="6349E11A" w:rsidR="00137D6D" w:rsidDel="00D22CB8" w:rsidRDefault="00137D6D" w:rsidP="00250284">
            <w:pPr>
              <w:pStyle w:val="tblzat2"/>
              <w:rPr>
                <w:del w:id="526" w:author="Kántor Sándor" w:date="2018-02-22T14:43:00Z"/>
              </w:rPr>
            </w:pPr>
            <w:del w:id="527" w:author="Kántor Sándor" w:date="2018-02-22T14:43:00Z">
              <w:r w:rsidDel="00D22CB8">
                <w:delText>Figyelem! Egyéb SSL lehetőségek</w:delText>
              </w:r>
            </w:del>
          </w:p>
        </w:tc>
        <w:tc>
          <w:tcPr>
            <w:tcW w:w="3544" w:type="dxa"/>
          </w:tcPr>
          <w:p w14:paraId="4710FCC9" w14:textId="244D9FA7" w:rsidR="00137D6D" w:rsidDel="00D22CB8" w:rsidRDefault="00137D6D" w:rsidP="00250284">
            <w:pPr>
              <w:pStyle w:val="tblzat2"/>
              <w:rPr>
                <w:del w:id="528" w:author="Kántor Sándor" w:date="2018-02-22T14:43:00Z"/>
                <w:b/>
              </w:rPr>
            </w:pPr>
            <w:del w:id="529" w:author="Kántor Sándor" w:date="2018-02-22T14:43:00Z">
              <w:r w:rsidDel="00D22CB8">
                <w:rPr>
                  <w:b/>
                </w:rPr>
                <w:delText>tiltva</w:delText>
              </w:r>
            </w:del>
          </w:p>
        </w:tc>
      </w:tr>
    </w:tbl>
    <w:p w14:paraId="32A2F8A0" w14:textId="3F4F5AC4" w:rsidR="002111C9" w:rsidDel="00D22CB8" w:rsidRDefault="001B7F06" w:rsidP="002111C9">
      <w:pPr>
        <w:pStyle w:val="elolapfejkep"/>
        <w:keepNext/>
        <w:rPr>
          <w:del w:id="530" w:author="Kántor Sándor" w:date="2018-02-22T14:43:00Z"/>
        </w:rPr>
      </w:pPr>
      <w:del w:id="531" w:author="Kántor Sándor" w:date="2018-02-22T14:43:00Z">
        <w:r w:rsidDel="00D22CB8">
          <w:rPr>
            <w:noProof/>
          </w:rPr>
          <w:drawing>
            <wp:inline distT="0" distB="0" distL="0" distR="0" wp14:anchorId="0B710BD3" wp14:editId="15C3F82C">
              <wp:extent cx="2872596" cy="3053157"/>
              <wp:effectExtent l="0" t="0" r="4445" b="0"/>
              <wp:docPr id="4" name="Kép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7_abra_Java_1845.png"/>
                      <pic:cNvPicPr/>
                    </pic:nvPicPr>
                    <pic:blipFill>
                      <a:blip r:embed="rId3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86789" cy="306824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842684" w:rsidDel="00D22CB8">
          <w:delText xml:space="preserve"> </w:delText>
        </w:r>
        <w:r w:rsidR="00842684" w:rsidDel="00D22CB8">
          <w:tab/>
        </w:r>
        <w:r w:rsidDel="00D22CB8">
          <w:rPr>
            <w:noProof/>
          </w:rPr>
          <w:drawing>
            <wp:inline distT="0" distB="0" distL="0" distR="0" wp14:anchorId="4C111DC2" wp14:editId="2C98E0C8">
              <wp:extent cx="2886207" cy="3075286"/>
              <wp:effectExtent l="0" t="0" r="0" b="0"/>
              <wp:docPr id="5" name="Kép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7_abra_Java_1751.png"/>
                      <pic:cNvPicPr/>
                    </pic:nvPicPr>
                    <pic:blipFill>
                      <a:blip r:embed="rId3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93577" cy="308313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C33D0E" w:rsidDel="00D22CB8">
          <w:tab/>
        </w:r>
        <w:r w:rsidR="00ED0C7E" w:rsidDel="00D22CB8">
          <w:tab/>
        </w:r>
      </w:del>
    </w:p>
    <w:p w14:paraId="3128D689" w14:textId="364AF77F" w:rsidR="00ED0C7E" w:rsidDel="00D22CB8" w:rsidRDefault="00ED0C7E" w:rsidP="002111C9">
      <w:pPr>
        <w:pStyle w:val="elolapfejkep"/>
        <w:keepNext/>
        <w:rPr>
          <w:del w:id="532" w:author="Kántor Sándor" w:date="2018-02-22T14:43:00Z"/>
        </w:rPr>
      </w:pPr>
      <w:del w:id="533" w:author="Kántor Sándor" w:date="2018-02-22T14:43:00Z">
        <w:r w:rsidDel="00D22CB8">
          <w:delText>Java 1.8.0_45</w:delText>
        </w:r>
        <w:r w:rsidDel="00D22CB8">
          <w:tab/>
        </w:r>
        <w:r w:rsidR="00C33D0E" w:rsidDel="00D22CB8">
          <w:tab/>
        </w:r>
        <w:r w:rsidR="00C33D0E" w:rsidDel="00D22CB8">
          <w:tab/>
        </w:r>
        <w:r w:rsidR="00C33D0E" w:rsidDel="00D22CB8">
          <w:tab/>
        </w:r>
        <w:r w:rsidDel="00D22CB8">
          <w:tab/>
          <w:delText>Java 1.7.51</w:delText>
        </w:r>
      </w:del>
    </w:p>
    <w:p w14:paraId="06BB1965" w14:textId="2ED6AE13" w:rsidR="00385290" w:rsidDel="00D22CB8" w:rsidRDefault="00815D5E" w:rsidP="002111C9">
      <w:pPr>
        <w:pStyle w:val="braalrs"/>
        <w:rPr>
          <w:del w:id="534" w:author="Kántor Sándor" w:date="2018-02-22T14:43:00Z"/>
        </w:rPr>
      </w:pPr>
      <w:del w:id="535" w:author="Kántor Sándor" w:date="2018-02-22T14:43:00Z">
        <w:r w:rsidDel="00D22CB8">
          <w:rPr>
            <w:b w:val="0"/>
            <w:bCs w:val="0"/>
          </w:rPr>
          <w:fldChar w:fldCharType="begin"/>
        </w:r>
        <w:r w:rsidDel="00D22CB8">
          <w:delInstrText xml:space="preserve"> SEQ ábra \* ARABIC </w:delInstrText>
        </w:r>
        <w:r w:rsidDel="00D22CB8">
          <w:rPr>
            <w:b w:val="0"/>
            <w:bCs w:val="0"/>
          </w:rPr>
          <w:fldChar w:fldCharType="separate"/>
        </w:r>
        <w:r w:rsidR="00DA01BD" w:rsidDel="00D22CB8">
          <w:rPr>
            <w:noProof/>
          </w:rPr>
          <w:delText>7</w:delText>
        </w:r>
        <w:r w:rsidDel="00D22CB8">
          <w:rPr>
            <w:b w:val="0"/>
            <w:bCs w:val="0"/>
            <w:noProof/>
          </w:rPr>
          <w:fldChar w:fldCharType="end"/>
        </w:r>
        <w:r w:rsidR="002111C9" w:rsidDel="00D22CB8">
          <w:delText xml:space="preserve">. ábra </w:delText>
        </w:r>
        <w:r w:rsidR="00900C13" w:rsidDel="00D22CB8">
          <w:delText>–</w:delText>
        </w:r>
        <w:r w:rsidR="002111C9" w:rsidDel="00D22CB8">
          <w:delText xml:space="preserve"> További Java beállítások</w:delText>
        </w:r>
      </w:del>
    </w:p>
    <w:p w14:paraId="52C9E014" w14:textId="34F84830" w:rsidR="00866C4F" w:rsidDel="00D22CB8" w:rsidRDefault="00866C4F">
      <w:pPr>
        <w:spacing w:before="0" w:after="0"/>
        <w:jc w:val="left"/>
        <w:rPr>
          <w:del w:id="536" w:author="Kántor Sándor" w:date="2018-02-22T14:43:00Z"/>
          <w:smallCaps/>
          <w:spacing w:val="20"/>
          <w:szCs w:val="22"/>
        </w:rPr>
      </w:pPr>
      <w:del w:id="537" w:author="Kántor Sándor" w:date="2018-02-22T14:43:00Z">
        <w:r w:rsidDel="00D22CB8">
          <w:br w:type="page"/>
        </w:r>
      </w:del>
    </w:p>
    <w:p w14:paraId="25A6356F" w14:textId="2EF4C437" w:rsidR="00743A21" w:rsidDel="00E54AC0" w:rsidRDefault="009E4621" w:rsidP="00C74BEA">
      <w:pPr>
        <w:pStyle w:val="cm3"/>
        <w:rPr>
          <w:del w:id="538" w:author="Kántor Sándor" w:date="2018-02-22T09:35:00Z"/>
        </w:rPr>
      </w:pPr>
      <w:del w:id="539" w:author="Kántor Sándor" w:date="2018-02-22T09:35:00Z">
        <w:r w:rsidDel="00E54AC0">
          <w:delText>A</w:delText>
        </w:r>
        <w:r w:rsidR="0050619C" w:rsidDel="00E54AC0">
          <w:delText xml:space="preserve"> szolgáltatás címének </w:delText>
        </w:r>
        <w:r w:rsidR="00743A21" w:rsidDel="00E54AC0">
          <w:delText>kivétel</w:delText>
        </w:r>
        <w:r w:rsidR="0050619C" w:rsidDel="00E54AC0">
          <w:delText>ként való</w:delText>
        </w:r>
        <w:r w:rsidR="00743A21" w:rsidDel="00E54AC0">
          <w:delText xml:space="preserve"> hozzáadása</w:delText>
        </w:r>
        <w:bookmarkStart w:id="540" w:name="_Toc507056565"/>
        <w:bookmarkEnd w:id="540"/>
      </w:del>
    </w:p>
    <w:p w14:paraId="745CB8D1" w14:textId="1983E7CF" w:rsidR="00C33D0E" w:rsidRPr="00C33D0E" w:rsidDel="00E54AC0" w:rsidRDefault="00952529" w:rsidP="00C33D0E">
      <w:pPr>
        <w:rPr>
          <w:del w:id="541" w:author="Kántor Sándor" w:date="2018-02-22T09:35:00Z"/>
        </w:rPr>
      </w:pPr>
      <w:del w:id="542" w:author="Kántor Sándor" w:date="2018-02-22T09:35:00Z">
        <w:r w:rsidDel="00E54AC0">
          <w:rPr>
            <w:noProof/>
          </w:rPr>
          <mc:AlternateContent>
            <mc:Choice Requires="wpc">
              <w:drawing>
                <wp:inline distT="0" distB="0" distL="0" distR="0" wp14:anchorId="04469F14" wp14:editId="24516629">
                  <wp:extent cx="6120130" cy="8358046"/>
                  <wp:effectExtent l="0" t="0" r="109220" b="119380"/>
                  <wp:docPr id="18" name="Vászo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Canvas">
                      <wpc:wpc>
                        <wpc:bg/>
                        <wpc:whole/>
                        <pic:pic xmlns:pic="http://schemas.openxmlformats.org/drawingml/2006/picture">
                          <pic:nvPicPr>
                            <pic:cNvPr id="147" name="Kép 147"/>
                            <pic:cNvPicPr preferRelativeResize="0"/>
                          </pic:nvPicPr>
                          <pic:blipFill>
                            <a:blip r:embed="rId28" cstate="screen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433600" cy="28512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48" name="Kép 148"/>
                            <pic:cNvPicPr preferRelativeResize="0"/>
                          </pic:nvPicPr>
                          <pic:blipFill>
                            <a:blip r:embed="rId37" cstate="screen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768442" y="1094245"/>
                              <a:ext cx="3081600" cy="18216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  <wps:wsp>
                          <wps:cNvPr id="136" name="Szövegdoboz 54"/>
                          <wps:cNvSpPr txBox="1"/>
                          <wps:spPr>
                            <a:xfrm>
                              <a:off x="1399200" y="2065950"/>
                              <a:ext cx="994750" cy="21336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FF0000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9F46B6" w14:textId="77777777" w:rsidR="001F316D" w:rsidRDefault="001F316D" w:rsidP="00952529">
                                <w:pPr>
                                  <w:pStyle w:val="NormlWeb"/>
                                </w:pPr>
                                <w:r>
                                  <w:rPr>
                                    <w:rFonts w:ascii="Arial" w:hAnsi="Arial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" name="Szövegdoboz 54"/>
                          <wps:cNvSpPr txBox="1"/>
                          <wps:spPr>
                            <a:xfrm>
                              <a:off x="4845050" y="2342470"/>
                              <a:ext cx="475910" cy="21336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FF0000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5CB331" w14:textId="77777777" w:rsidR="001F316D" w:rsidRDefault="001F316D" w:rsidP="00952529">
                                <w:pPr>
                                  <w:pStyle w:val="NormlWeb"/>
                                </w:pPr>
                                <w:r>
                                  <w:rPr>
                                    <w:rFonts w:ascii="Arial" w:hAnsi="Arial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50" name="Kép 150"/>
                            <pic:cNvPicPr preferRelativeResize="0"/>
                          </pic:nvPicPr>
                          <pic:blipFill>
                            <a:blip r:embed="rId38" cstate="screen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810" y="2993051"/>
                              <a:ext cx="3232800" cy="19152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  <wps:wsp>
                          <wps:cNvPr id="151" name="Szövegdoboz 54"/>
                          <wps:cNvSpPr txBox="1"/>
                          <wps:spPr>
                            <a:xfrm>
                              <a:off x="296500" y="3545500"/>
                              <a:ext cx="2817200" cy="15655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FF0000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718019" w14:textId="77777777" w:rsidR="001F316D" w:rsidRDefault="001F316D" w:rsidP="00952529">
                                <w:pPr>
                                  <w:pStyle w:val="NormlWeb"/>
                                </w:pPr>
                                <w:r>
                                  <w:rPr>
                                    <w:rFonts w:ascii="Arial" w:hAnsi="Arial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" name="Szövegdoboz 54"/>
                          <wps:cNvSpPr txBox="1"/>
                          <wps:spPr>
                            <a:xfrm>
                              <a:off x="2201500" y="4301150"/>
                              <a:ext cx="475615" cy="21336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FF0000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AA9258" w14:textId="77777777" w:rsidR="001F316D" w:rsidRDefault="001F316D" w:rsidP="00952529">
                                <w:pPr>
                                  <w:pStyle w:val="NormlWeb"/>
                                </w:pPr>
                                <w:r>
                                  <w:rPr>
                                    <w:rFonts w:ascii="Arial" w:hAnsi="Arial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53" name="Kép 153"/>
                            <pic:cNvPicPr preferRelativeResize="0"/>
                          </pic:nvPicPr>
                          <pic:blipFill>
                            <a:blip r:embed="rId39" cstate="screen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91151" y="4558030"/>
                              <a:ext cx="3312000" cy="20808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  <wps:wsp>
                          <wps:cNvPr id="154" name="Szövegdoboz 54"/>
                          <wps:cNvSpPr txBox="1"/>
                          <wps:spPr>
                            <a:xfrm>
                              <a:off x="2802550" y="6375990"/>
                              <a:ext cx="475615" cy="21336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FF0000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AE14E4" w14:textId="77777777" w:rsidR="001F316D" w:rsidRDefault="001F316D" w:rsidP="00952529">
                                <w:pPr>
                                  <w:pStyle w:val="NormlWeb"/>
                                </w:pPr>
                                <w:r>
                                  <w:rPr>
                                    <w:rFonts w:ascii="Arial" w:hAnsi="Arial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55" name="Kép 155"/>
                            <pic:cNvPicPr preferRelativeResize="0"/>
                          </pic:nvPicPr>
                          <pic:blipFill>
                            <a:blip r:embed="rId40" cstate="screen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532558" y="5405485"/>
                              <a:ext cx="2678400" cy="30708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  <wps:wsp>
                          <wps:cNvPr id="156" name="Szövegdoboz 54"/>
                          <wps:cNvSpPr txBox="1"/>
                          <wps:spPr>
                            <a:xfrm>
                              <a:off x="3664589" y="7557600"/>
                              <a:ext cx="1383661" cy="212725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FF0000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E5928D" w14:textId="77777777" w:rsidR="001F316D" w:rsidRDefault="001F316D" w:rsidP="00952529">
                                <w:pPr>
                                  <w:pStyle w:val="NormlWeb"/>
                                </w:pPr>
                                <w:r>
                                  <w:rPr>
                                    <w:rFonts w:ascii="Arial" w:hAnsi="Arial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" name="Szövegdoboz 54"/>
                          <wps:cNvSpPr txBox="1"/>
                          <wps:spPr>
                            <a:xfrm>
                              <a:off x="5047896" y="8253086"/>
                              <a:ext cx="419282" cy="21209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FF0000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8ACA4B" w14:textId="77777777" w:rsidR="001F316D" w:rsidRDefault="001F316D" w:rsidP="00952529">
                                <w:pPr>
                                  <w:pStyle w:val="NormlWeb"/>
                                </w:pPr>
                                <w:r>
                                  <w:rPr>
                                    <w:rFonts w:ascii="Arial" w:hAnsi="Arial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" name="Téglalap feliratnak 158"/>
                          <wps:cNvSpPr/>
                          <wps:spPr>
                            <a:xfrm>
                              <a:off x="1818300" y="1513500"/>
                              <a:ext cx="1494155" cy="501015"/>
                            </a:xfrm>
                            <a:prstGeom prst="wedgeRectCallout">
                              <a:avLst>
                                <a:gd name="adj1" fmla="val -53122"/>
                                <a:gd name="adj2" fmla="val 64555"/>
                              </a:avLst>
                            </a:prstGeom>
                            <a:solidFill>
                              <a:schemeClr val="bg1"/>
                            </a:solidFill>
                            <a:ln w="158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E297213" w14:textId="77777777" w:rsidR="001F316D" w:rsidRPr="002A2C6A" w:rsidRDefault="001F316D" w:rsidP="00952529">
                                <w:pPr>
                                  <w:pStyle w:val="tblzat2"/>
                                  <w:rPr>
                                    <w:color w:val="000000" w:themeColor="text1"/>
                                  </w:rPr>
                                </w:pPr>
                                <w:r w:rsidRPr="002A2C6A">
                                  <w:rPr>
                                    <w:color w:val="000000" w:themeColor="text1"/>
                                  </w:rPr>
                                  <w:t>1. Válassza a Lista szerkesztése gombot!</w:t>
                                </w:r>
                              </w:p>
                            </w:txbxContent>
                          </wps:txbx>
                          <wps:bodyPr rot="0" spcFirstLastPara="0" vert="horz" wrap="square" lIns="36000" tIns="36000" rIns="36000" bIns="3600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" name="Téglalap feliratnak 159"/>
                          <wps:cNvSpPr/>
                          <wps:spPr>
                            <a:xfrm>
                              <a:off x="4716462" y="1513460"/>
                              <a:ext cx="1493520" cy="500380"/>
                            </a:xfrm>
                            <a:prstGeom prst="wedgeRectCallout">
                              <a:avLst>
                                <a:gd name="adj1" fmla="val -32311"/>
                                <a:gd name="adj2" fmla="val 120380"/>
                              </a:avLst>
                            </a:prstGeom>
                            <a:solidFill>
                              <a:schemeClr val="bg1"/>
                            </a:solidFill>
                            <a:ln w="158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984BC20" w14:textId="77777777" w:rsidR="001F316D" w:rsidRPr="002A2C6A" w:rsidRDefault="001F316D" w:rsidP="00952529">
                                <w:pPr>
                                  <w:pStyle w:val="tblzat2"/>
                                  <w:rPr>
                                    <w:color w:val="000000" w:themeColor="text1"/>
                                  </w:rPr>
                                </w:pPr>
                                <w:r w:rsidRPr="002A2C6A">
                                  <w:rPr>
                                    <w:color w:val="000000" w:themeColor="text1"/>
                                  </w:rPr>
                                  <w:t>2. Kattintson a Hozzáad gombra!</w:t>
                                </w:r>
                              </w:p>
                            </w:txbxContent>
                          </wps:txbx>
                          <wps:bodyPr rot="0" spcFirstLastPara="0" vert="horz" wrap="square" lIns="36000" tIns="36000" rIns="36000" bIns="3600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" name="Téglalap feliratnak 160"/>
                          <wps:cNvSpPr/>
                          <wps:spPr>
                            <a:xfrm>
                              <a:off x="3443658" y="2993147"/>
                              <a:ext cx="2569792" cy="499745"/>
                            </a:xfrm>
                            <a:prstGeom prst="wedgeRectCallout">
                              <a:avLst>
                                <a:gd name="adj1" fmla="val -80818"/>
                                <a:gd name="adj2" fmla="val 74613"/>
                              </a:avLst>
                            </a:prstGeom>
                            <a:solidFill>
                              <a:schemeClr val="bg1"/>
                            </a:solidFill>
                            <a:ln w="158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DE912CC" w14:textId="77777777" w:rsidR="001F316D" w:rsidRPr="002A2C6A" w:rsidRDefault="001F316D" w:rsidP="00952529">
                                <w:pPr>
                                  <w:pStyle w:val="tblzat2"/>
                                  <w:rPr>
                                    <w:color w:val="000000" w:themeColor="text1"/>
                                  </w:rPr>
                                </w:pPr>
                                <w:r w:rsidRPr="002A2C6A">
                                  <w:rPr>
                                    <w:color w:val="000000" w:themeColor="text1"/>
                                  </w:rPr>
                                  <w:t>3. Írja be a szolgáltatás címét!</w:t>
                                </w:r>
                              </w:p>
                            </w:txbxContent>
                          </wps:txbx>
                          <wps:bodyPr rot="0" spcFirstLastPara="0" vert="horz" wrap="square" lIns="36000" tIns="36000" rIns="36000" bIns="3600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" name="Téglalap feliratnak 161"/>
                          <wps:cNvSpPr/>
                          <wps:spPr>
                            <a:xfrm>
                              <a:off x="3405800" y="3558371"/>
                              <a:ext cx="1492885" cy="499745"/>
                            </a:xfrm>
                            <a:prstGeom prst="wedgeRectCallout">
                              <a:avLst>
                                <a:gd name="adj1" fmla="val -105063"/>
                                <a:gd name="adj2" fmla="val 102564"/>
                              </a:avLst>
                            </a:prstGeom>
                            <a:solidFill>
                              <a:schemeClr val="bg1"/>
                            </a:solidFill>
                            <a:ln w="158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5311ED5" w14:textId="77777777" w:rsidR="001F316D" w:rsidRPr="002A2C6A" w:rsidRDefault="001F316D" w:rsidP="00952529">
                                <w:pPr>
                                  <w:pStyle w:val="tblzat2"/>
                                  <w:rPr>
                                    <w:color w:val="000000" w:themeColor="text1"/>
                                  </w:rPr>
                                </w:pPr>
                                <w:r w:rsidRPr="002A2C6A">
                                  <w:rPr>
                                    <w:color w:val="000000" w:themeColor="text1"/>
                                  </w:rPr>
                                  <w:t>4. Kattintson a Hozzáad gombra!</w:t>
                                </w:r>
                              </w:p>
                            </w:txbxContent>
                          </wps:txbx>
                          <wps:bodyPr rot="0" spcFirstLastPara="0" vert="horz" wrap="square" lIns="36000" tIns="36000" rIns="36000" bIns="3600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" name="Téglalap feliratnak 162"/>
                          <wps:cNvSpPr/>
                          <wps:spPr>
                            <a:xfrm>
                              <a:off x="3113494" y="4612300"/>
                              <a:ext cx="2569210" cy="499110"/>
                            </a:xfrm>
                            <a:prstGeom prst="wedgeRectCallout">
                              <a:avLst>
                                <a:gd name="adj1" fmla="val -80818"/>
                                <a:gd name="adj2" fmla="val 74613"/>
                              </a:avLst>
                            </a:prstGeom>
                            <a:solidFill>
                              <a:schemeClr val="bg1"/>
                            </a:solidFill>
                            <a:ln w="158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910CC39" w14:textId="77777777" w:rsidR="001F316D" w:rsidRPr="002A2C6A" w:rsidRDefault="001F316D" w:rsidP="00952529">
                                <w:pPr>
                                  <w:pStyle w:val="tblzat2"/>
                                  <w:rPr>
                                    <w:color w:val="000000" w:themeColor="text1"/>
                                  </w:rPr>
                                </w:pPr>
                                <w:r w:rsidRPr="002A2C6A">
                                  <w:rPr>
                                    <w:color w:val="000000" w:themeColor="text1"/>
                                  </w:rPr>
                                  <w:t>5. Ellenőrizze a szolgáltatás címét!</w:t>
                                </w:r>
                              </w:p>
                            </w:txbxContent>
                          </wps:txbx>
                          <wps:bodyPr rot="0" spcFirstLastPara="0" vert="horz" wrap="square" lIns="36000" tIns="36000" rIns="36000" bIns="3600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" name="Téglalap feliratnak 163"/>
                          <wps:cNvSpPr/>
                          <wps:spPr>
                            <a:xfrm>
                              <a:off x="2025650" y="6808833"/>
                              <a:ext cx="1087612" cy="499110"/>
                            </a:xfrm>
                            <a:prstGeom prst="wedgeRectCallout">
                              <a:avLst>
                                <a:gd name="adj1" fmla="val 34932"/>
                                <a:gd name="adj2" fmla="val -102317"/>
                              </a:avLst>
                            </a:prstGeom>
                            <a:solidFill>
                              <a:schemeClr val="bg1"/>
                            </a:solidFill>
                            <a:ln w="158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5B9A17C" w14:textId="77777777" w:rsidR="001F316D" w:rsidRPr="002A2C6A" w:rsidRDefault="001F316D" w:rsidP="00952529">
                                <w:pPr>
                                  <w:pStyle w:val="tblzat2"/>
                                  <w:rPr>
                                    <w:color w:val="000000" w:themeColor="text1"/>
                                  </w:rPr>
                                </w:pPr>
                                <w:r w:rsidRPr="002A2C6A">
                                  <w:rPr>
                                    <w:color w:val="000000" w:themeColor="text1"/>
                                  </w:rPr>
                                  <w:t>6. Kattintson az OK gombra!</w:t>
                                </w:r>
                              </w:p>
                            </w:txbxContent>
                          </wps:txbx>
                          <wps:bodyPr rot="0" spcFirstLastPara="0" vert="horz" wrap="square" lIns="36000" tIns="36000" rIns="36000" bIns="3600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" name="Téglalap feliratnak 164"/>
                          <wps:cNvSpPr/>
                          <wps:spPr>
                            <a:xfrm>
                              <a:off x="743867" y="7374550"/>
                              <a:ext cx="2568575" cy="498475"/>
                            </a:xfrm>
                            <a:prstGeom prst="wedgeRectCallout">
                              <a:avLst>
                                <a:gd name="adj1" fmla="val 65536"/>
                                <a:gd name="adj2" fmla="val 22335"/>
                              </a:avLst>
                            </a:prstGeom>
                            <a:solidFill>
                              <a:schemeClr val="bg1"/>
                            </a:solidFill>
                            <a:ln w="158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6095D7C" w14:textId="77777777" w:rsidR="001F316D" w:rsidRPr="002A2C6A" w:rsidRDefault="001F316D" w:rsidP="00952529">
                                <w:pPr>
                                  <w:pStyle w:val="tblzat2"/>
                                  <w:rPr>
                                    <w:color w:val="000000" w:themeColor="text1"/>
                                  </w:rPr>
                                </w:pPr>
                                <w:r w:rsidRPr="002A2C6A">
                                  <w:rPr>
                                    <w:color w:val="000000" w:themeColor="text1"/>
                                  </w:rPr>
                                  <w:t>7. Ellenőrizze a szolgáltatás címét!</w:t>
                                </w:r>
                              </w:p>
                            </w:txbxContent>
                          </wps:txbx>
                          <wps:bodyPr rot="0" spcFirstLastPara="0" vert="horz" wrap="square" lIns="36000" tIns="36000" rIns="36000" bIns="3600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" name="Téglalap feliratnak 165"/>
                          <wps:cNvSpPr/>
                          <wps:spPr>
                            <a:xfrm>
                              <a:off x="1919900" y="7930346"/>
                              <a:ext cx="1087120" cy="498475"/>
                            </a:xfrm>
                            <a:prstGeom prst="wedgeRectCallout">
                              <a:avLst>
                                <a:gd name="adj1" fmla="val 251444"/>
                                <a:gd name="adj2" fmla="val 37253"/>
                              </a:avLst>
                            </a:prstGeom>
                            <a:solidFill>
                              <a:schemeClr val="bg1"/>
                            </a:solidFill>
                            <a:ln w="158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CD66FC5" w14:textId="77777777" w:rsidR="001F316D" w:rsidRPr="002A2C6A" w:rsidRDefault="001F316D" w:rsidP="00952529">
                                <w:pPr>
                                  <w:pStyle w:val="tblzat2"/>
                                  <w:rPr>
                                    <w:color w:val="000000" w:themeColor="text1"/>
                                  </w:rPr>
                                </w:pPr>
                                <w:r w:rsidRPr="002A2C6A">
                                  <w:rPr>
                                    <w:color w:val="000000" w:themeColor="text1"/>
                                  </w:rPr>
                                  <w:t>8. Kattintson az OK gombra!</w:t>
                                </w:r>
                              </w:p>
                            </w:txbxContent>
                          </wps:txbx>
                          <wps:bodyPr rot="0" spcFirstLastPara="0" vert="horz" wrap="square" lIns="36000" tIns="36000" rIns="36000" bIns="3600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c:wpc>
                    </a:graphicData>
                  </a:graphic>
                </wp:inline>
              </w:drawing>
            </mc:Choice>
            <mc:Fallback>
              <w:pict>
                <v:group w14:anchorId="04469F14" id="Vászon 18" o:spid="_x0000_s1034" editas="canvas" style="width:481.9pt;height:658.1pt;mso-position-horizontal-relative:char;mso-position-vertical-relative:line" coordsize="61201,835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">
                  <v:shape id="_x0000_s1035" type="#_x0000_t75" style="position:absolute;width:61201;height:83578;visibility:visible;mso-wrap-style:square">
                    <v:fill o:detectmouseclick="t"/>
                    <v:path o:connecttype="none"/>
                  </v:shape>
                  <v:shape id="Kép 147" o:spid="_x0000_s1036" type="#_x0000_t75" style="position:absolute;width:24336;height:2851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">
                    <v:imagedata r:id="rId31" o:title=""/>
                  </v:shape>
                  <v:shape id="Kép 148" o:spid="_x0000_s1037" type="#_x0000_t75" style="position:absolute;left:27684;top:10942;width:30816;height:1821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">
                    <v:imagedata r:id="rId41" o:title=""/>
                  </v:shape>
                  <v:shape id="Szövegdoboz 54" o:spid="_x0000_s1038" type="#_x0000_t202" style="position:absolute;left:13992;top:20659;width:9947;height:2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" filled="f" strokecolor="red" strokeweight="2pt">
                    <v:textbox>
                      <w:txbxContent>
                        <w:p w14:paraId="5B9F46B6" w14:textId="77777777" w:rsidR="001F316D" w:rsidRDefault="001F316D" w:rsidP="00952529">
                          <w:pPr>
                            <w:pStyle w:val="NormlWeb"/>
                          </w:pPr>
                          <w:r>
                            <w:rPr>
                              <w:rFonts w:ascii="Arial" w:hAnsi="Arial"/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shape>
                  <v:shape id="Szövegdoboz 54" o:spid="_x0000_s1039" type="#_x0000_t202" style="position:absolute;left:48450;top:23424;width:4759;height:2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" filled="f" strokecolor="red" strokeweight="2pt">
                    <v:textbox>
                      <w:txbxContent>
                        <w:p w14:paraId="2F5CB331" w14:textId="77777777" w:rsidR="001F316D" w:rsidRDefault="001F316D" w:rsidP="00952529">
                          <w:pPr>
                            <w:pStyle w:val="NormlWeb"/>
                          </w:pPr>
                          <w:r>
                            <w:rPr>
                              <w:rFonts w:ascii="Arial" w:hAnsi="Arial"/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shape>
                  <v:shape id="Kép 150" o:spid="_x0000_s1040" type="#_x0000_t75" style="position:absolute;left:38;top:29930;width:32328;height:1915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">
                    <v:imagedata r:id="rId42" o:title=""/>
                  </v:shape>
                  <v:shape id="Szövegdoboz 54" o:spid="_x0000_s1041" type="#_x0000_t202" style="position:absolute;left:2965;top:35455;width:28172;height:1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" filled="f" strokecolor="red" strokeweight="2pt">
                    <v:textbox>
                      <w:txbxContent>
                        <w:p w14:paraId="1D718019" w14:textId="77777777" w:rsidR="001F316D" w:rsidRDefault="001F316D" w:rsidP="00952529">
                          <w:pPr>
                            <w:pStyle w:val="NormlWeb"/>
                          </w:pPr>
                          <w:r>
                            <w:rPr>
                              <w:rFonts w:ascii="Arial" w:hAnsi="Arial"/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shape>
                  <v:shape id="Szövegdoboz 54" o:spid="_x0000_s1042" type="#_x0000_t202" style="position:absolute;left:22015;top:43011;width:4756;height:2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" filled="f" strokecolor="red" strokeweight="2pt">
                    <v:textbox>
                      <w:txbxContent>
                        <w:p w14:paraId="4CAA9258" w14:textId="77777777" w:rsidR="001F316D" w:rsidRDefault="001F316D" w:rsidP="00952529">
                          <w:pPr>
                            <w:pStyle w:val="NormlWeb"/>
                          </w:pPr>
                          <w:r>
                            <w:rPr>
                              <w:rFonts w:ascii="Arial" w:hAnsi="Arial"/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shape>
                  <v:shape id="Kép 153" o:spid="_x0000_s1043" type="#_x0000_t75" style="position:absolute;left:4911;top:45580;width:33120;height:2080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">
                    <v:imagedata r:id="rId43" o:title=""/>
                  </v:shape>
                  <v:shape id="Szövegdoboz 54" o:spid="_x0000_s1044" type="#_x0000_t202" style="position:absolute;left:28025;top:63759;width:4756;height:2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" filled="f" strokecolor="red" strokeweight="2pt">
                    <v:textbox>
                      <w:txbxContent>
                        <w:p w14:paraId="5CAE14E4" w14:textId="77777777" w:rsidR="001F316D" w:rsidRDefault="001F316D" w:rsidP="00952529">
                          <w:pPr>
                            <w:pStyle w:val="NormlWeb"/>
                          </w:pPr>
                          <w:r>
                            <w:rPr>
                              <w:rFonts w:ascii="Arial" w:hAnsi="Arial"/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shape>
                  <v:shape id="Kép 155" o:spid="_x0000_s1045" type="#_x0000_t75" style="position:absolute;left:35325;top:54054;width:26784;height:3070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">
                    <v:imagedata r:id="rId44" o:title=""/>
                  </v:shape>
                  <v:shape id="Szövegdoboz 54" o:spid="_x0000_s1046" type="#_x0000_t202" style="position:absolute;left:36645;top:75576;width:13837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" filled="f" strokecolor="red" strokeweight="2pt">
                    <v:textbox>
                      <w:txbxContent>
                        <w:p w14:paraId="2BE5928D" w14:textId="77777777" w:rsidR="001F316D" w:rsidRDefault="001F316D" w:rsidP="00952529">
                          <w:pPr>
                            <w:pStyle w:val="NormlWeb"/>
                          </w:pPr>
                          <w:r>
                            <w:rPr>
                              <w:rFonts w:ascii="Arial" w:hAnsi="Arial"/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shape>
                  <v:shape id="Szövegdoboz 54" o:spid="_x0000_s1047" type="#_x0000_t202" style="position:absolute;left:50478;top:82530;width:4193;height:2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" filled="f" strokecolor="red" strokeweight="2pt">
                    <v:textbox>
                      <w:txbxContent>
                        <w:p w14:paraId="638ACA4B" w14:textId="77777777" w:rsidR="001F316D" w:rsidRDefault="001F316D" w:rsidP="00952529">
                          <w:pPr>
                            <w:pStyle w:val="NormlWeb"/>
                          </w:pPr>
                          <w:r>
                            <w:rPr>
                              <w:rFonts w:ascii="Arial" w:hAnsi="Arial"/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shape>
                  <v:shape id="Téglalap feliratnak 158" o:spid="_x0000_s1048" type="#_x0000_t61" style="position:absolute;left:18183;top:15135;width:14941;height:50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" adj="-674,24744" fillcolor="white [3212]" strokecolor="#243f60 [1604]" strokeweight="1.25pt">
                    <v:textbox inset="1mm,1mm,1mm,1mm">
                      <w:txbxContent>
                        <w:p w14:paraId="5E297213" w14:textId="77777777" w:rsidR="001F316D" w:rsidRPr="002A2C6A" w:rsidRDefault="001F316D" w:rsidP="00952529">
                          <w:pPr>
                            <w:pStyle w:val="tblzat2"/>
                            <w:rPr>
                              <w:color w:val="000000" w:themeColor="text1"/>
                            </w:rPr>
                          </w:pPr>
                          <w:r w:rsidRPr="002A2C6A">
                            <w:rPr>
                              <w:color w:val="000000" w:themeColor="text1"/>
                            </w:rPr>
                            <w:t>1. Válassza a Lista szerkesztése gombot!</w:t>
                          </w:r>
                        </w:p>
                      </w:txbxContent>
                    </v:textbox>
                  </v:shape>
                  <v:shape id="Téglalap feliratnak 159" o:spid="_x0000_s1049" type="#_x0000_t61" style="position:absolute;left:47164;top:15134;width:14935;height:50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" adj="3821,36802" fillcolor="white [3212]" strokecolor="#243f60 [1604]" strokeweight="1.25pt">
                    <v:textbox inset="1mm,1mm,1mm,1mm">
                      <w:txbxContent>
                        <w:p w14:paraId="5984BC20" w14:textId="77777777" w:rsidR="001F316D" w:rsidRPr="002A2C6A" w:rsidRDefault="001F316D" w:rsidP="00952529">
                          <w:pPr>
                            <w:pStyle w:val="tblzat2"/>
                            <w:rPr>
                              <w:color w:val="000000" w:themeColor="text1"/>
                            </w:rPr>
                          </w:pPr>
                          <w:r w:rsidRPr="002A2C6A">
                            <w:rPr>
                              <w:color w:val="000000" w:themeColor="text1"/>
                            </w:rPr>
                            <w:t>2. Kattintson a Hozzáad gombra!</w:t>
                          </w:r>
                        </w:p>
                      </w:txbxContent>
                    </v:textbox>
                  </v:shape>
                  <v:shape id="Téglalap feliratnak 160" o:spid="_x0000_s1050" type="#_x0000_t61" style="position:absolute;left:34436;top:29931;width:25698;height:49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" adj="-6657,26916" fillcolor="white [3212]" strokecolor="#243f60 [1604]" strokeweight="1.25pt">
                    <v:textbox inset="1mm,1mm,1mm,1mm">
                      <w:txbxContent>
                        <w:p w14:paraId="1DE912CC" w14:textId="77777777" w:rsidR="001F316D" w:rsidRPr="002A2C6A" w:rsidRDefault="001F316D" w:rsidP="00952529">
                          <w:pPr>
                            <w:pStyle w:val="tblzat2"/>
                            <w:rPr>
                              <w:color w:val="000000" w:themeColor="text1"/>
                            </w:rPr>
                          </w:pPr>
                          <w:r w:rsidRPr="002A2C6A">
                            <w:rPr>
                              <w:color w:val="000000" w:themeColor="text1"/>
                            </w:rPr>
                            <w:t>3. Írja be a szolgáltatás címét!</w:t>
                          </w:r>
                        </w:p>
                      </w:txbxContent>
                    </v:textbox>
                  </v:shape>
                  <v:shape id="Téglalap feliratnak 161" o:spid="_x0000_s1051" type="#_x0000_t61" style="position:absolute;left:34058;top:35583;width:14928;height:49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" adj="-11894,32954" fillcolor="white [3212]" strokecolor="#243f60 [1604]" strokeweight="1.25pt">
                    <v:textbox inset="1mm,1mm,1mm,1mm">
                      <w:txbxContent>
                        <w:p w14:paraId="65311ED5" w14:textId="77777777" w:rsidR="001F316D" w:rsidRPr="002A2C6A" w:rsidRDefault="001F316D" w:rsidP="00952529">
                          <w:pPr>
                            <w:pStyle w:val="tblzat2"/>
                            <w:rPr>
                              <w:color w:val="000000" w:themeColor="text1"/>
                            </w:rPr>
                          </w:pPr>
                          <w:r w:rsidRPr="002A2C6A">
                            <w:rPr>
                              <w:color w:val="000000" w:themeColor="text1"/>
                            </w:rPr>
                            <w:t>4. Kattintson a Hozzáad gombra!</w:t>
                          </w:r>
                        </w:p>
                      </w:txbxContent>
                    </v:textbox>
                  </v:shape>
                  <v:shape id="Téglalap feliratnak 162" o:spid="_x0000_s1052" type="#_x0000_t61" style="position:absolute;left:31134;top:46123;width:25693;height:49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" adj="-6657,26916" fillcolor="white [3212]" strokecolor="#243f60 [1604]" strokeweight="1.25pt">
                    <v:textbox inset="1mm,1mm,1mm,1mm">
                      <w:txbxContent>
                        <w:p w14:paraId="3910CC39" w14:textId="77777777" w:rsidR="001F316D" w:rsidRPr="002A2C6A" w:rsidRDefault="001F316D" w:rsidP="00952529">
                          <w:pPr>
                            <w:pStyle w:val="tblzat2"/>
                            <w:rPr>
                              <w:color w:val="000000" w:themeColor="text1"/>
                            </w:rPr>
                          </w:pPr>
                          <w:r w:rsidRPr="002A2C6A">
                            <w:rPr>
                              <w:color w:val="000000" w:themeColor="text1"/>
                            </w:rPr>
                            <w:t>5. Ellenőrizze a szolgáltatás címét!</w:t>
                          </w:r>
                        </w:p>
                      </w:txbxContent>
                    </v:textbox>
                  </v:shape>
                  <v:shape id="Téglalap feliratnak 163" o:spid="_x0000_s1053" type="#_x0000_t61" style="position:absolute;left:20256;top:68088;width:10876;height:49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" adj="18345,-11300" fillcolor="white [3212]" strokecolor="#243f60 [1604]" strokeweight="1.25pt">
                    <v:textbox inset="1mm,1mm,1mm,1mm">
                      <w:txbxContent>
                        <w:p w14:paraId="05B9A17C" w14:textId="77777777" w:rsidR="001F316D" w:rsidRPr="002A2C6A" w:rsidRDefault="001F316D" w:rsidP="00952529">
                          <w:pPr>
                            <w:pStyle w:val="tblzat2"/>
                            <w:rPr>
                              <w:color w:val="000000" w:themeColor="text1"/>
                            </w:rPr>
                          </w:pPr>
                          <w:r w:rsidRPr="002A2C6A">
                            <w:rPr>
                              <w:color w:val="000000" w:themeColor="text1"/>
                            </w:rPr>
                            <w:t>6. Kattintson az OK gombra!</w:t>
                          </w:r>
                        </w:p>
                      </w:txbxContent>
                    </v:textbox>
                  </v:shape>
                  <v:shape id="Téglalap feliratnak 164" o:spid="_x0000_s1054" type="#_x0000_t61" style="position:absolute;left:7438;top:73745;width:25686;height:49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" adj="24956,15624" fillcolor="white [3212]" strokecolor="#243f60 [1604]" strokeweight="1.25pt">
                    <v:textbox inset="1mm,1mm,1mm,1mm">
                      <w:txbxContent>
                        <w:p w14:paraId="46095D7C" w14:textId="77777777" w:rsidR="001F316D" w:rsidRPr="002A2C6A" w:rsidRDefault="001F316D" w:rsidP="00952529">
                          <w:pPr>
                            <w:pStyle w:val="tblzat2"/>
                            <w:rPr>
                              <w:color w:val="000000" w:themeColor="text1"/>
                            </w:rPr>
                          </w:pPr>
                          <w:r w:rsidRPr="002A2C6A">
                            <w:rPr>
                              <w:color w:val="000000" w:themeColor="text1"/>
                            </w:rPr>
                            <w:t>7. Ellenőrizze a szolgáltatás címét!</w:t>
                          </w:r>
                        </w:p>
                      </w:txbxContent>
                    </v:textbox>
                  </v:shape>
                  <v:shape id="Téglalap feliratnak 165" o:spid="_x0000_s1055" type="#_x0000_t61" style="position:absolute;left:19199;top:79303;width:10871;height:49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" adj="65112,18847" fillcolor="white [3212]" strokecolor="#243f60 [1604]" strokeweight="1.25pt">
                    <v:textbox inset="1mm,1mm,1mm,1mm">
                      <w:txbxContent>
                        <w:p w14:paraId="6CD66FC5" w14:textId="77777777" w:rsidR="001F316D" w:rsidRPr="002A2C6A" w:rsidRDefault="001F316D" w:rsidP="00952529">
                          <w:pPr>
                            <w:pStyle w:val="tblzat2"/>
                            <w:rPr>
                              <w:color w:val="000000" w:themeColor="text1"/>
                            </w:rPr>
                          </w:pPr>
                          <w:r w:rsidRPr="002A2C6A">
                            <w:rPr>
                              <w:color w:val="000000" w:themeColor="text1"/>
                            </w:rPr>
                            <w:t>8. Kattintson az OK gombra!</w:t>
                          </w:r>
                        </w:p>
                      </w:txbxContent>
                    </v:textbox>
                  </v:shape>
                  <w10:anchorlock/>
                </v:group>
              </w:pict>
            </mc:Fallback>
          </mc:AlternateContent>
        </w:r>
        <w:bookmarkStart w:id="543" w:name="_Toc507056566"/>
        <w:bookmarkEnd w:id="543"/>
      </w:del>
    </w:p>
    <w:p w14:paraId="242B0D6F" w14:textId="17F947EB" w:rsidR="00743A21" w:rsidRPr="00743A21" w:rsidDel="00E54AC0" w:rsidRDefault="00815D5E" w:rsidP="00971893">
      <w:pPr>
        <w:pStyle w:val="braalrs"/>
        <w:rPr>
          <w:del w:id="544" w:author="Kántor Sándor" w:date="2018-02-22T09:35:00Z"/>
        </w:rPr>
      </w:pPr>
      <w:del w:id="545" w:author="Kántor Sándor" w:date="2018-02-22T09:35:00Z">
        <w:r w:rsidDel="00E54AC0">
          <w:rPr>
            <w:b w:val="0"/>
            <w:bCs w:val="0"/>
          </w:rPr>
          <w:fldChar w:fldCharType="begin"/>
        </w:r>
        <w:r w:rsidDel="00E54AC0">
          <w:delInstrText xml:space="preserve"> SEQ ábra \* ARABIC </w:delInstrText>
        </w:r>
        <w:r w:rsidDel="00E54AC0">
          <w:rPr>
            <w:b w:val="0"/>
            <w:bCs w:val="0"/>
          </w:rPr>
          <w:fldChar w:fldCharType="separate"/>
        </w:r>
        <w:r w:rsidR="00EF19F8" w:rsidDel="00E54AC0">
          <w:rPr>
            <w:noProof/>
          </w:rPr>
          <w:delText>8</w:delText>
        </w:r>
        <w:r w:rsidDel="00E54AC0">
          <w:rPr>
            <w:b w:val="0"/>
            <w:bCs w:val="0"/>
            <w:noProof/>
          </w:rPr>
          <w:fldChar w:fldCharType="end"/>
        </w:r>
        <w:r w:rsidR="00971893" w:rsidDel="00E54AC0">
          <w:delText>. ábra – Kivétel hozzáadása</w:delText>
        </w:r>
        <w:bookmarkStart w:id="546" w:name="_Toc507056567"/>
        <w:bookmarkEnd w:id="546"/>
      </w:del>
    </w:p>
    <w:p w14:paraId="22AF1732" w14:textId="3FC3440D" w:rsidR="00C74BEA" w:rsidDel="0015528E" w:rsidRDefault="00C74BEA" w:rsidP="00C74BEA">
      <w:pPr>
        <w:pStyle w:val="cm3"/>
        <w:rPr>
          <w:del w:id="547" w:author="Kántor Sándor" w:date="2018-02-22T08:35:00Z"/>
        </w:rPr>
      </w:pPr>
      <w:del w:id="548" w:author="Kántor Sándor" w:date="2018-02-22T08:35:00Z">
        <w:r w:rsidDel="0015528E">
          <w:delText>Aláíró applet törlése</w:delText>
        </w:r>
        <w:bookmarkStart w:id="549" w:name="_Toc507056568"/>
        <w:bookmarkEnd w:id="549"/>
      </w:del>
    </w:p>
    <w:p w14:paraId="321991A9" w14:textId="6D919AC1" w:rsidR="00C74BEA" w:rsidDel="0015528E" w:rsidRDefault="002C5324" w:rsidP="00C74BEA">
      <w:pPr>
        <w:rPr>
          <w:del w:id="550" w:author="Kántor Sándor" w:date="2018-02-22T08:35:00Z"/>
        </w:rPr>
      </w:pPr>
      <w:del w:id="551" w:author="Kántor Sándor" w:date="2018-02-22T08:35:00Z">
        <w:r w:rsidDel="0015528E">
          <w:delText>A letöltött aláíró applet törlése az alábbi módon lehetséges.</w:delText>
        </w:r>
        <w:bookmarkStart w:id="552" w:name="_Toc507056569"/>
        <w:bookmarkEnd w:id="552"/>
      </w:del>
    </w:p>
    <w:p w14:paraId="19F5D896" w14:textId="47DB0258" w:rsidR="005C6527" w:rsidDel="0015528E" w:rsidRDefault="002C5324" w:rsidP="005C6527">
      <w:pPr>
        <w:pStyle w:val="elolapfejkep"/>
        <w:keepNext/>
        <w:rPr>
          <w:del w:id="553" w:author="Kántor Sándor" w:date="2018-02-22T08:35:00Z"/>
        </w:rPr>
      </w:pPr>
      <w:del w:id="554" w:author="Kántor Sándor" w:date="2018-02-22T08:35:00Z">
        <w:r w:rsidDel="0015528E">
          <w:rPr>
            <w:noProof/>
          </w:rPr>
          <mc:AlternateContent>
            <mc:Choice Requires="wpc">
              <w:drawing>
                <wp:inline distT="0" distB="0" distL="0" distR="0" wp14:anchorId="61C8E698" wp14:editId="73433BCB">
                  <wp:extent cx="5486400" cy="6191250"/>
                  <wp:effectExtent l="0" t="0" r="0" b="0"/>
                  <wp:docPr id="15" name="Vászo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Canvas">
                      <wpc:wpc>
                        <wpc:bg/>
                        <wpc:whole/>
                        <pic:pic xmlns:pic="http://schemas.openxmlformats.org/drawingml/2006/picture">
                          <pic:nvPicPr>
                            <pic:cNvPr id="16" name="Kép 16"/>
                            <pic:cNvPicPr preferRelativeResize="0">
                              <a:picLocks noChangeAspect="1"/>
                            </pic:cNvPicPr>
                          </pic:nvPicPr>
                          <pic:blipFill>
                            <a:blip r:embed="rId4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3345" y="3397250"/>
                              <a:ext cx="5346000" cy="26730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33" name="Kép 133"/>
                            <pic:cNvPicPr preferRelativeResize="0"/>
                          </pic:nvPicPr>
                          <pic:blipFill>
                            <a:blip r:embed="rId4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96537" y="111760"/>
                              <a:ext cx="2966400" cy="3034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34" name="Szövegdoboz 54"/>
                          <wps:cNvSpPr txBox="1"/>
                          <wps:spPr>
                            <a:xfrm>
                              <a:off x="3031150" y="2008800"/>
                              <a:ext cx="639150" cy="21370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FF0000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7D7F6C" w14:textId="77777777" w:rsidR="001F316D" w:rsidRDefault="001F316D" w:rsidP="002C5324">
                                <w:pPr>
                                  <w:pStyle w:val="NormlWeb"/>
                                </w:pPr>
                                <w:r>
                                  <w:rPr>
                                    <w:rFonts w:ascii="Arial" w:hAnsi="Arial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Téglalap feliratnak 135"/>
                          <wps:cNvSpPr/>
                          <wps:spPr>
                            <a:xfrm>
                              <a:off x="3549698" y="1469050"/>
                              <a:ext cx="1494155" cy="501015"/>
                            </a:xfrm>
                            <a:prstGeom prst="wedgeRectCallout">
                              <a:avLst>
                                <a:gd name="adj1" fmla="val -53122"/>
                                <a:gd name="adj2" fmla="val 64555"/>
                              </a:avLst>
                            </a:prstGeom>
                            <a:solidFill>
                              <a:schemeClr val="bg1"/>
                            </a:solidFill>
                            <a:ln w="158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9011DC8" w14:textId="77777777" w:rsidR="001F316D" w:rsidRDefault="001F316D" w:rsidP="002C5324">
                                <w:pPr>
                                  <w:pStyle w:val="NormlWeb"/>
                                  <w:spacing w:before="40" w:after="40"/>
                                </w:pPr>
                                <w:r>
                                  <w:rPr>
                                    <w:rFonts w:ascii="Arial" w:hAnsi="Arial"/>
                                    <w:color w:val="000000"/>
                                    <w:sz w:val="22"/>
                                    <w:szCs w:val="22"/>
                                  </w:rPr>
                                  <w:t>1. Kattintson a View… gombra!</w:t>
                                </w:r>
                              </w:p>
                            </w:txbxContent>
                          </wps:txbx>
                          <wps:bodyPr rot="0" spcFirstLastPara="0" vert="horz" wrap="square" lIns="36000" tIns="36000" rIns="36000" bIns="3600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" name="Szövegdoboz 54"/>
                          <wps:cNvSpPr txBox="1"/>
                          <wps:spPr>
                            <a:xfrm>
                              <a:off x="203200" y="4117000"/>
                              <a:ext cx="1092200" cy="21336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FF0000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513DC3" w14:textId="77777777" w:rsidR="001F316D" w:rsidRDefault="001F316D" w:rsidP="002C5324">
                                <w:pPr>
                                  <w:pStyle w:val="NormlWeb"/>
                                </w:pPr>
                                <w:r>
                                  <w:rPr>
                                    <w:rFonts w:ascii="Arial" w:hAnsi="Arial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" name="Szövegdoboz 54"/>
                          <wps:cNvSpPr txBox="1"/>
                          <wps:spPr>
                            <a:xfrm>
                              <a:off x="1831000" y="3647100"/>
                              <a:ext cx="308950" cy="21336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FF0000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6C7C3B" w14:textId="77777777" w:rsidR="001F316D" w:rsidRDefault="001F316D" w:rsidP="002C5324">
                                <w:pPr>
                                  <w:pStyle w:val="NormlWeb"/>
                                </w:pPr>
                                <w:r>
                                  <w:rPr>
                                    <w:rFonts w:ascii="Arial" w:hAnsi="Arial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" name="Téglalap feliratnak 139"/>
                          <wps:cNvSpPr/>
                          <wps:spPr>
                            <a:xfrm>
                              <a:off x="1831000" y="4499565"/>
                              <a:ext cx="1494155" cy="501015"/>
                            </a:xfrm>
                            <a:prstGeom prst="wedgeRectCallout">
                              <a:avLst>
                                <a:gd name="adj1" fmla="val -99446"/>
                                <a:gd name="adj2" fmla="val -101478"/>
                              </a:avLst>
                            </a:prstGeom>
                            <a:solidFill>
                              <a:schemeClr val="bg1"/>
                            </a:solidFill>
                            <a:ln w="158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0DD96BD" w14:textId="77777777" w:rsidR="001F316D" w:rsidRDefault="001F316D" w:rsidP="00555881">
                                <w:pPr>
                                  <w:pStyle w:val="NormlWeb"/>
                                  <w:spacing w:before="40" w:after="40"/>
                                </w:pPr>
                                <w:r>
                                  <w:rPr>
                                    <w:rFonts w:ascii="Arial" w:hAnsi="Arial"/>
                                    <w:color w:val="000000"/>
                                    <w:sz w:val="22"/>
                                    <w:szCs w:val="22"/>
                                  </w:rPr>
                                  <w:t>2. Válassza ki a törlendő appletet!</w:t>
                                </w:r>
                              </w:p>
                            </w:txbxContent>
                          </wps:txbx>
                          <wps:bodyPr rot="0" spcFirstLastPara="0" vert="horz" wrap="square" lIns="36000" tIns="36000" rIns="36000" bIns="3600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" name="Téglalap feliratnak 140"/>
                          <wps:cNvSpPr/>
                          <wps:spPr>
                            <a:xfrm>
                              <a:off x="3589950" y="3964600"/>
                              <a:ext cx="1494155" cy="501015"/>
                            </a:xfrm>
                            <a:prstGeom prst="wedgeRectCallout">
                              <a:avLst>
                                <a:gd name="adj1" fmla="val -152995"/>
                                <a:gd name="adj2" fmla="val -96408"/>
                              </a:avLst>
                            </a:prstGeom>
                            <a:solidFill>
                              <a:schemeClr val="bg1"/>
                            </a:solidFill>
                            <a:ln w="158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1287248" w14:textId="77777777" w:rsidR="001F316D" w:rsidRDefault="001F316D" w:rsidP="00555881">
                                <w:pPr>
                                  <w:pStyle w:val="NormlWeb"/>
                                  <w:spacing w:before="40" w:after="40"/>
                                </w:pPr>
                                <w:r>
                                  <w:rPr>
                                    <w:rFonts w:ascii="Arial" w:hAnsi="Arial"/>
                                    <w:color w:val="000000"/>
                                    <w:sz w:val="22"/>
                                    <w:szCs w:val="22"/>
                                  </w:rPr>
                                  <w:t>3. Kattintson a piros X gombra!</w:t>
                                </w:r>
                              </w:p>
                            </w:txbxContent>
                          </wps:txbx>
                          <wps:bodyPr rot="0" spcFirstLastPara="0" vert="horz" wrap="square" lIns="36000" tIns="36000" rIns="36000" bIns="3600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c:wpc>
                    </a:graphicData>
                  </a:graphic>
                </wp:inline>
              </w:drawing>
            </mc:Choice>
            <mc:Fallback>
              <w:pict>
                <v:group w14:anchorId="61C8E698" id="Vászon 15" o:spid="_x0000_s1056" editas="canvas" style="width:6in;height:487.5pt;mso-position-horizontal-relative:char;mso-position-vertical-relative:line" coordsize="54864,619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">
                  <v:shape id="_x0000_s1057" type="#_x0000_t75" style="position:absolute;width:54864;height:61912;visibility:visible;mso-wrap-style:square">
                    <v:fill o:detectmouseclick="t"/>
                    <v:path o:connecttype="none"/>
                  </v:shape>
                  <v:shape id="Kép 16" o:spid="_x0000_s1058" type="#_x0000_t75" style="position:absolute;left:933;top:33972;width:53460;height:2673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">
                    <v:imagedata r:id="rId47" o:title=""/>
                    <v:path arrowok="t"/>
                  </v:shape>
                  <v:shape id="Kép 133" o:spid="_x0000_s1059" type="#_x0000_t75" style="position:absolute;left:7965;top:1117;width:29664;height:3034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">
                    <v:imagedata r:id="rId48" o:title=""/>
                  </v:shape>
                  <v:shape id="Szövegdoboz 54" o:spid="_x0000_s1060" type="#_x0000_t202" style="position:absolute;left:30311;top:20088;width:6392;height:2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" filled="f" strokecolor="red" strokeweight="2pt">
                    <v:textbox>
                      <w:txbxContent>
                        <w:p w14:paraId="5A7D7F6C" w14:textId="77777777" w:rsidR="001F316D" w:rsidRDefault="001F316D" w:rsidP="002C5324">
                          <w:pPr>
                            <w:pStyle w:val="NormlWeb"/>
                          </w:pPr>
                          <w:r>
                            <w:rPr>
                              <w:rFonts w:ascii="Arial" w:hAnsi="Arial"/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shape>
                  <v:shape id="Téglalap feliratnak 135" o:spid="_x0000_s1061" type="#_x0000_t61" style="position:absolute;left:35496;top:14690;width:14942;height:50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" adj="-674,24744" fillcolor="white [3212]" strokecolor="#243f60 [1604]" strokeweight="1.25pt">
                    <v:textbox inset="1mm,1mm,1mm,1mm">
                      <w:txbxContent>
                        <w:p w14:paraId="39011DC8" w14:textId="77777777" w:rsidR="001F316D" w:rsidRDefault="001F316D" w:rsidP="002C5324">
                          <w:pPr>
                            <w:pStyle w:val="NormlWeb"/>
                            <w:spacing w:before="40" w:after="40"/>
                          </w:pPr>
                          <w:r>
                            <w:rPr>
                              <w:rFonts w:ascii="Arial" w:hAnsi="Arial"/>
                              <w:color w:val="000000"/>
                              <w:sz w:val="22"/>
                              <w:szCs w:val="22"/>
                            </w:rPr>
                            <w:t>1. Kattintson a View… gombra!</w:t>
                          </w:r>
                        </w:p>
                      </w:txbxContent>
                    </v:textbox>
                  </v:shape>
                  <v:shape id="Szövegdoboz 54" o:spid="_x0000_s1062" type="#_x0000_t202" style="position:absolute;left:2032;top:41170;width:10922;height:2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" filled="f" strokecolor="red" strokeweight="2pt">
                    <v:textbox>
                      <w:txbxContent>
                        <w:p w14:paraId="0A513DC3" w14:textId="77777777" w:rsidR="001F316D" w:rsidRDefault="001F316D" w:rsidP="002C5324">
                          <w:pPr>
                            <w:pStyle w:val="NormlWeb"/>
                          </w:pPr>
                          <w:r>
                            <w:rPr>
                              <w:rFonts w:ascii="Arial" w:hAnsi="Arial"/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shape>
                  <v:shape id="Szövegdoboz 54" o:spid="_x0000_s1063" type="#_x0000_t202" style="position:absolute;left:18310;top:36471;width:3089;height:2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" filled="f" strokecolor="red" strokeweight="2pt">
                    <v:textbox>
                      <w:txbxContent>
                        <w:p w14:paraId="4B6C7C3B" w14:textId="77777777" w:rsidR="001F316D" w:rsidRDefault="001F316D" w:rsidP="002C5324">
                          <w:pPr>
                            <w:pStyle w:val="NormlWeb"/>
                          </w:pPr>
                          <w:r>
                            <w:rPr>
                              <w:rFonts w:ascii="Arial" w:hAnsi="Arial"/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shape>
                  <v:shape id="Téglalap feliratnak 139" o:spid="_x0000_s1064" type="#_x0000_t61" style="position:absolute;left:18310;top:44995;width:14941;height:50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" adj="-10680,-11119" fillcolor="white [3212]" strokecolor="#243f60 [1604]" strokeweight="1.25pt">
                    <v:textbox inset="1mm,1mm,1mm,1mm">
                      <w:txbxContent>
                        <w:p w14:paraId="00DD96BD" w14:textId="77777777" w:rsidR="001F316D" w:rsidRDefault="001F316D" w:rsidP="00555881">
                          <w:pPr>
                            <w:pStyle w:val="NormlWeb"/>
                            <w:spacing w:before="40" w:after="40"/>
                          </w:pPr>
                          <w:r>
                            <w:rPr>
                              <w:rFonts w:ascii="Arial" w:hAnsi="Arial"/>
                              <w:color w:val="000000"/>
                              <w:sz w:val="22"/>
                              <w:szCs w:val="22"/>
                            </w:rPr>
                            <w:t>2. Válassza ki a törlendő appletet!</w:t>
                          </w:r>
                        </w:p>
                      </w:txbxContent>
                    </v:textbox>
                  </v:shape>
                  <v:shape id="Téglalap feliratnak 140" o:spid="_x0000_s1065" type="#_x0000_t61" style="position:absolute;left:35899;top:39646;width:14942;height:50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" adj="-22247,-10024" fillcolor="white [3212]" strokecolor="#243f60 [1604]" strokeweight="1.25pt">
                    <v:textbox inset="1mm,1mm,1mm,1mm">
                      <w:txbxContent>
                        <w:p w14:paraId="41287248" w14:textId="77777777" w:rsidR="001F316D" w:rsidRDefault="001F316D" w:rsidP="00555881">
                          <w:pPr>
                            <w:pStyle w:val="NormlWeb"/>
                            <w:spacing w:before="40" w:after="40"/>
                          </w:pPr>
                          <w:r>
                            <w:rPr>
                              <w:rFonts w:ascii="Arial" w:hAnsi="Arial"/>
                              <w:color w:val="000000"/>
                              <w:sz w:val="22"/>
                              <w:szCs w:val="22"/>
                            </w:rPr>
                            <w:t>3. Kattintson a piros X gombra!</w:t>
                          </w:r>
                        </w:p>
                      </w:txbxContent>
                    </v:textbox>
                  </v:shape>
                  <w10:anchorlock/>
                </v:group>
              </w:pict>
            </mc:Fallback>
          </mc:AlternateContent>
        </w:r>
        <w:bookmarkStart w:id="555" w:name="_Toc507056570"/>
        <w:bookmarkEnd w:id="555"/>
      </w:del>
    </w:p>
    <w:p w14:paraId="0782C451" w14:textId="5AB8F300" w:rsidR="002C5324" w:rsidRPr="00C74BEA" w:rsidDel="0015528E" w:rsidRDefault="00815D5E" w:rsidP="005C6527">
      <w:pPr>
        <w:pStyle w:val="braalrs"/>
        <w:rPr>
          <w:del w:id="556" w:author="Kántor Sándor" w:date="2018-02-22T08:35:00Z"/>
        </w:rPr>
      </w:pPr>
      <w:del w:id="557" w:author="Kántor Sándor" w:date="2018-02-22T08:35:00Z">
        <w:r w:rsidDel="0015528E">
          <w:rPr>
            <w:b w:val="0"/>
            <w:bCs w:val="0"/>
          </w:rPr>
          <w:fldChar w:fldCharType="begin"/>
        </w:r>
        <w:r w:rsidDel="0015528E">
          <w:delInstrText xml:space="preserve"> SEQ ábra \* ARABIC </w:delInstrText>
        </w:r>
        <w:r w:rsidDel="0015528E">
          <w:rPr>
            <w:b w:val="0"/>
            <w:bCs w:val="0"/>
          </w:rPr>
          <w:fldChar w:fldCharType="separate"/>
        </w:r>
        <w:r w:rsidR="00EF19F8" w:rsidDel="0015528E">
          <w:rPr>
            <w:noProof/>
          </w:rPr>
          <w:delText>9</w:delText>
        </w:r>
        <w:r w:rsidDel="0015528E">
          <w:rPr>
            <w:b w:val="0"/>
            <w:bCs w:val="0"/>
            <w:noProof/>
          </w:rPr>
          <w:fldChar w:fldCharType="end"/>
        </w:r>
        <w:r w:rsidR="005C6527" w:rsidDel="0015528E">
          <w:delText>. ábra – Aláíró applet törlése</w:delText>
        </w:r>
        <w:bookmarkStart w:id="558" w:name="_Toc507056571"/>
        <w:bookmarkEnd w:id="558"/>
      </w:del>
    </w:p>
    <w:p w14:paraId="3EB21864" w14:textId="7D3F1775" w:rsidR="003961EB" w:rsidDel="0015528E" w:rsidRDefault="003961EB">
      <w:pPr>
        <w:spacing w:before="0" w:after="0"/>
        <w:jc w:val="left"/>
        <w:rPr>
          <w:del w:id="559" w:author="Kántor Sándor" w:date="2018-02-22T08:35:00Z"/>
          <w:b/>
          <w:smallCaps/>
          <w:spacing w:val="20"/>
          <w:sz w:val="26"/>
          <w:szCs w:val="26"/>
        </w:rPr>
      </w:pPr>
      <w:del w:id="560" w:author="Kántor Sándor" w:date="2018-02-22T08:35:00Z">
        <w:r w:rsidDel="0015528E">
          <w:br w:type="page"/>
        </w:r>
      </w:del>
    </w:p>
    <w:p w14:paraId="515E7A4F" w14:textId="05C8B3A9" w:rsidR="007E4F3D" w:rsidRDefault="00220B13" w:rsidP="007E4F3D">
      <w:pPr>
        <w:pStyle w:val="cm2"/>
        <w:rPr>
          <w:ins w:id="561" w:author="Kántor Sándor" w:date="2018-02-22T10:01:00Z"/>
        </w:rPr>
      </w:pPr>
      <w:bookmarkStart w:id="562" w:name="_Toc507056572"/>
      <w:r>
        <w:t xml:space="preserve">Feladatok az első indítást </w:t>
      </w:r>
      <w:del w:id="563" w:author="Kántor Sándor" w:date="2018-02-22T10:01:00Z">
        <w:r w:rsidDel="00943F38">
          <w:delText>követően</w:delText>
        </w:r>
      </w:del>
      <w:bookmarkEnd w:id="562"/>
      <w:ins w:id="564" w:author="Kántor Sándor" w:date="2018-02-22T10:01:00Z">
        <w:r w:rsidR="00943F38">
          <w:t>megelőzően</w:t>
        </w:r>
      </w:ins>
    </w:p>
    <w:p w14:paraId="3A7E5574" w14:textId="77777777" w:rsidR="00DA01BD" w:rsidRDefault="00943F38">
      <w:pPr>
        <w:rPr>
          <w:ins w:id="565" w:author="Kántor Sándor" w:date="2018-02-22T10:07:00Z"/>
        </w:rPr>
        <w:pPrChange w:id="566" w:author="Kántor Sándor" w:date="2018-02-22T10:01:00Z">
          <w:pPr>
            <w:pStyle w:val="cm2"/>
          </w:pPr>
        </w:pPrChange>
      </w:pPr>
      <w:ins w:id="567" w:author="Kántor Sándor" w:date="2018-02-22T10:01:00Z">
        <w:r>
          <w:t>A Gateway futásának ellenőrzése:</w:t>
        </w:r>
      </w:ins>
    </w:p>
    <w:p w14:paraId="5B8B7AF0" w14:textId="1B7D8C5C" w:rsidR="00943F38" w:rsidRDefault="00943F38">
      <w:pPr>
        <w:rPr>
          <w:ins w:id="568" w:author="Kántor Sándor" w:date="2018-02-22T10:03:00Z"/>
        </w:rPr>
        <w:pPrChange w:id="569" w:author="Kántor Sándor" w:date="2018-02-22T10:01:00Z">
          <w:pPr>
            <w:pStyle w:val="cm2"/>
          </w:pPr>
        </w:pPrChange>
      </w:pPr>
      <w:ins w:id="570" w:author="Kántor Sándor" w:date="2018-02-22T10:02:00Z">
        <w:r w:rsidRPr="00943F38">
          <w:t xml:space="preserve">A </w:t>
        </w:r>
        <w:r>
          <w:t xml:space="preserve">telepítés és a </w:t>
        </w:r>
        <w:r w:rsidRPr="00943F38">
          <w:t>beállítások helyességét a</w:t>
        </w:r>
        <w:r>
          <w:t xml:space="preserve"> </w:t>
        </w:r>
        <w:r w:rsidRPr="00943F38">
          <w:fldChar w:fldCharType="begin"/>
        </w:r>
        <w:r w:rsidRPr="00943F38">
          <w:instrText xml:space="preserve"> HYPERLINK "https://giro-gate:10443/status" </w:instrText>
        </w:r>
        <w:r w:rsidRPr="00943F38">
          <w:fldChar w:fldCharType="separate"/>
        </w:r>
        <w:r w:rsidRPr="00943F38">
          <w:t>https://giro-gate:10443/status</w:t>
        </w:r>
        <w:r w:rsidRPr="00943F38">
          <w:fldChar w:fldCharType="end"/>
        </w:r>
        <w:r w:rsidRPr="00943F38">
          <w:t xml:space="preserve"> oldal sikeres betöltésével ellenőrizhetjük.</w:t>
        </w:r>
      </w:ins>
      <w:ins w:id="571" w:author="Kántor Sándor" w:date="2018-02-22T10:03:00Z">
        <w:r w:rsidRPr="00943F38">
          <w:t xml:space="preserve"> (telepítés után elegendő egyszer elvégezni)</w:t>
        </w:r>
      </w:ins>
    </w:p>
    <w:p w14:paraId="735F39D3" w14:textId="77777777" w:rsidR="00DA01BD" w:rsidRDefault="00943F38">
      <w:pPr>
        <w:keepNext/>
        <w:rPr>
          <w:ins w:id="572" w:author="Kántor Sándor" w:date="2018-02-22T10:08:00Z"/>
        </w:rPr>
        <w:pPrChange w:id="573" w:author="Kántor Sándor" w:date="2018-02-22T10:08:00Z">
          <w:pPr/>
        </w:pPrChange>
      </w:pPr>
      <w:ins w:id="574" w:author="Kántor Sándor" w:date="2018-02-22T10:04:00Z">
        <w:r w:rsidRPr="00943F38">
          <w:rPr>
            <w:noProof/>
          </w:rPr>
          <w:lastRenderedPageBreak/>
          <w:drawing>
            <wp:inline distT="0" distB="0" distL="0" distR="0" wp14:anchorId="40D88768" wp14:editId="4DCF8077">
              <wp:extent cx="4298950" cy="2343256"/>
              <wp:effectExtent l="19050" t="19050" r="25400" b="19050"/>
              <wp:docPr id="13" name="Kép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4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12580" cy="2350685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14:paraId="71200EFE" w14:textId="490CA76B" w:rsidR="00943F38" w:rsidRPr="00943F38" w:rsidRDefault="00DA01BD">
      <w:pPr>
        <w:pStyle w:val="braalrs"/>
        <w:pPrChange w:id="575" w:author="Kántor Sándor" w:date="2018-02-22T14:38:00Z">
          <w:pPr>
            <w:pStyle w:val="cm2"/>
          </w:pPr>
        </w:pPrChange>
      </w:pPr>
      <w:ins w:id="576" w:author="Kántor Sándor" w:date="2018-02-22T10:08:00Z">
        <w:r>
          <w:fldChar w:fldCharType="begin"/>
        </w:r>
        <w:r>
          <w:instrText xml:space="preserve"> SEQ ábra \* ARABIC </w:instrText>
        </w:r>
      </w:ins>
      <w:r>
        <w:fldChar w:fldCharType="separate"/>
      </w:r>
      <w:bookmarkStart w:id="577" w:name="_Toc507074284"/>
      <w:ins w:id="578" w:author="Kántor Sándor" w:date="2018-02-22T10:08:00Z">
        <w:r>
          <w:rPr>
            <w:noProof/>
          </w:rPr>
          <w:t>8</w:t>
        </w:r>
        <w:r>
          <w:fldChar w:fldCharType="end"/>
        </w:r>
        <w:r>
          <w:t>. ábra A gateway ellenőrzése</w:t>
        </w:r>
      </w:ins>
      <w:bookmarkEnd w:id="577"/>
    </w:p>
    <w:p w14:paraId="30871B91" w14:textId="0BEAE2BB" w:rsidR="00CD200F" w:rsidDel="0015528E" w:rsidRDefault="00CD200F" w:rsidP="00CD200F">
      <w:pPr>
        <w:pStyle w:val="cm3"/>
        <w:rPr>
          <w:del w:id="579" w:author="Kántor Sándor" w:date="2018-02-22T08:36:00Z"/>
        </w:rPr>
      </w:pPr>
      <w:del w:id="580" w:author="Kántor Sándor" w:date="2018-02-22T08:36:00Z">
        <w:r w:rsidDel="0015528E">
          <w:delText xml:space="preserve">Aláíró applet futtatásának engedélyezése </w:delText>
        </w:r>
        <w:bookmarkStart w:id="581" w:name="_Toc507056573"/>
        <w:bookmarkEnd w:id="581"/>
      </w:del>
    </w:p>
    <w:p w14:paraId="4A394E9C" w14:textId="68132443" w:rsidR="005C6527" w:rsidDel="0015528E" w:rsidRDefault="00C0508E" w:rsidP="005C6527">
      <w:pPr>
        <w:keepNext/>
        <w:rPr>
          <w:del w:id="582" w:author="Kántor Sándor" w:date="2018-02-22T08:36:00Z"/>
        </w:rPr>
      </w:pPr>
      <w:del w:id="583" w:author="Kántor Sándor" w:date="2018-02-22T08:36:00Z">
        <w:r w:rsidDel="0015528E">
          <w:rPr>
            <w:noProof/>
          </w:rPr>
          <mc:AlternateContent>
            <mc:Choice Requires="wpc">
              <w:drawing>
                <wp:inline distT="0" distB="0" distL="0" distR="0" wp14:anchorId="7559CE22" wp14:editId="1145E411">
                  <wp:extent cx="5676595" cy="2338465"/>
                  <wp:effectExtent l="0" t="0" r="635" b="5080"/>
                  <wp:docPr id="10" name="Vászo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Canvas">
                      <wpc:wpc>
                        <wpc:bg/>
                        <wpc:whole/>
                        <pic:pic xmlns:pic="http://schemas.openxmlformats.org/drawingml/2006/picture">
                          <pic:nvPicPr>
                            <pic:cNvPr id="20" name="Kép 2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0" cstate="screen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987666" y="0"/>
                              <a:ext cx="3906202" cy="230046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67" name="Szövegdoboz 54"/>
                          <wps:cNvSpPr txBox="1"/>
                          <wps:spPr>
                            <a:xfrm>
                              <a:off x="1324905" y="1934026"/>
                              <a:ext cx="1896110" cy="17526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FF0000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53D0E3" w14:textId="77777777" w:rsidR="001F316D" w:rsidRDefault="001F316D" w:rsidP="00C0508E">
                                <w:pPr>
                                  <w:pStyle w:val="NormlWeb"/>
                                </w:pPr>
                                <w:r>
                                  <w:rPr>
                                    <w:rFonts w:ascii="Arial" w:hAnsi="Arial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" name="Szövegdoboz 54"/>
                          <wps:cNvSpPr txBox="1"/>
                          <wps:spPr>
                            <a:xfrm>
                              <a:off x="3563357" y="1934026"/>
                              <a:ext cx="584200" cy="25527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FF0000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AE8355" w14:textId="77777777" w:rsidR="001F316D" w:rsidRDefault="001F316D" w:rsidP="00C0508E">
                                <w:pPr>
                                  <w:pStyle w:val="NormlWeb"/>
                                </w:pPr>
                                <w:r>
                                  <w:rPr>
                                    <w:rFonts w:ascii="Arial" w:hAnsi="Arial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" name="Téglalap feliratnak 169"/>
                          <wps:cNvSpPr/>
                          <wps:spPr>
                            <a:xfrm>
                              <a:off x="1834810" y="1210126"/>
                              <a:ext cx="1494790" cy="501650"/>
                            </a:xfrm>
                            <a:prstGeom prst="wedgeRectCallout">
                              <a:avLst>
                                <a:gd name="adj1" fmla="val -46318"/>
                                <a:gd name="adj2" fmla="val 97965"/>
                              </a:avLst>
                            </a:prstGeom>
                            <a:solidFill>
                              <a:schemeClr val="bg1"/>
                            </a:solidFill>
                            <a:ln w="158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3513F11" w14:textId="77777777" w:rsidR="001F316D" w:rsidRDefault="001F316D" w:rsidP="00C0508E">
                                <w:pPr>
                                  <w:pStyle w:val="NormlWeb"/>
                                  <w:spacing w:before="40" w:after="40"/>
                                </w:pPr>
                                <w:r>
                                  <w:rPr>
                                    <w:rFonts w:ascii="Arial" w:hAnsi="Arial"/>
                                    <w:color w:val="000000"/>
                                    <w:sz w:val="22"/>
                                    <w:szCs w:val="22"/>
                                  </w:rPr>
                                  <w:t>1. Válassza ki, hogy elfogadja!</w:t>
                                </w:r>
                              </w:p>
                            </w:txbxContent>
                          </wps:txbx>
                          <wps:bodyPr rot="0" spcFirstLastPara="0" vert="horz" wrap="square" lIns="36000" tIns="36000" rIns="36000" bIns="3600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" name="Téglalap feliratnak 170"/>
                          <wps:cNvSpPr/>
                          <wps:spPr>
                            <a:xfrm>
                              <a:off x="4173438" y="1315491"/>
                              <a:ext cx="1494155" cy="501015"/>
                            </a:xfrm>
                            <a:prstGeom prst="wedgeRectCallout">
                              <a:avLst>
                                <a:gd name="adj1" fmla="val -55080"/>
                                <a:gd name="adj2" fmla="val 80616"/>
                              </a:avLst>
                            </a:prstGeom>
                            <a:solidFill>
                              <a:schemeClr val="bg1"/>
                            </a:solidFill>
                            <a:ln w="158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1B4DD81" w14:textId="77777777" w:rsidR="001F316D" w:rsidRDefault="001F316D" w:rsidP="00C0508E">
                                <w:pPr>
                                  <w:pStyle w:val="NormlWeb"/>
                                  <w:spacing w:before="40" w:after="40"/>
                                </w:pPr>
                                <w:r>
                                  <w:rPr>
                                    <w:rFonts w:ascii="Arial" w:hAnsi="Arial"/>
                                    <w:color w:val="000000"/>
                                    <w:sz w:val="22"/>
                                    <w:szCs w:val="22"/>
                                  </w:rPr>
                                  <w:t>2. Kattintson a futtatás gombra!</w:t>
                                </w:r>
                              </w:p>
                            </w:txbxContent>
                          </wps:txbx>
                          <wps:bodyPr rot="0" spcFirstLastPara="0" vert="horz" wrap="square" lIns="36000" tIns="36000" rIns="36000" bIns="3600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c:wpc>
                    </a:graphicData>
                  </a:graphic>
                </wp:inline>
              </w:drawing>
            </mc:Choice>
            <mc:Fallback>
              <w:pict>
                <v:group w14:anchorId="7559CE22" id="Vászon 10" o:spid="_x0000_s1066" editas="canvas" style="width:447pt;height:184.15pt;mso-position-horizontal-relative:char;mso-position-vertical-relative:line" coordsize="56762,233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">
                  <v:shape id="_x0000_s1067" type="#_x0000_t75" style="position:absolute;width:56762;height:23380;visibility:visible;mso-wrap-style:square">
                    <v:fill o:detectmouseclick="t"/>
                    <v:path o:connecttype="none"/>
                  </v:shape>
                  <v:shape id="Kép 20" o:spid="_x0000_s1068" type="#_x0000_t75" style="position:absolute;left:9876;width:39062;height:23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">
                    <v:imagedata r:id="rId51" o:title=""/>
                    <v:path arrowok="t"/>
                  </v:shape>
                  <v:shape id="Szövegdoboz 54" o:spid="_x0000_s1069" type="#_x0000_t202" style="position:absolute;left:13249;top:19340;width:18961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" filled="f" strokecolor="red" strokeweight="2pt">
                    <v:textbox>
                      <w:txbxContent>
                        <w:p w14:paraId="0953D0E3" w14:textId="77777777" w:rsidR="001F316D" w:rsidRDefault="001F316D" w:rsidP="00C0508E">
                          <w:pPr>
                            <w:pStyle w:val="NormlWeb"/>
                          </w:pPr>
                          <w:r>
                            <w:rPr>
                              <w:rFonts w:ascii="Arial" w:hAnsi="Arial"/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shape>
                  <v:shape id="Szövegdoboz 54" o:spid="_x0000_s1070" type="#_x0000_t202" style="position:absolute;left:35633;top:19340;width:5842;height:25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" filled="f" strokecolor="red" strokeweight="2pt">
                    <v:textbox>
                      <w:txbxContent>
                        <w:p w14:paraId="4FAE8355" w14:textId="77777777" w:rsidR="001F316D" w:rsidRDefault="001F316D" w:rsidP="00C0508E">
                          <w:pPr>
                            <w:pStyle w:val="NormlWeb"/>
                          </w:pPr>
                          <w:r>
                            <w:rPr>
                              <w:rFonts w:ascii="Arial" w:hAnsi="Arial"/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shape>
                  <v:shape id="Téglalap feliratnak 169" o:spid="_x0000_s1071" type="#_x0000_t61" style="position:absolute;left:18348;top:12101;width:14948;height:5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" adj="795,31960" fillcolor="white [3212]" strokecolor="#243f60 [1604]" strokeweight="1.25pt">
                    <v:textbox inset="1mm,1mm,1mm,1mm">
                      <w:txbxContent>
                        <w:p w14:paraId="63513F11" w14:textId="77777777" w:rsidR="001F316D" w:rsidRDefault="001F316D" w:rsidP="00C0508E">
                          <w:pPr>
                            <w:pStyle w:val="NormlWeb"/>
                            <w:spacing w:before="40" w:after="40"/>
                          </w:pPr>
                          <w:r>
                            <w:rPr>
                              <w:rFonts w:ascii="Arial" w:hAnsi="Arial"/>
                              <w:color w:val="000000"/>
                              <w:sz w:val="22"/>
                              <w:szCs w:val="22"/>
                            </w:rPr>
                            <w:t>1. Válassza ki, hogy elfogadja!</w:t>
                          </w:r>
                        </w:p>
                      </w:txbxContent>
                    </v:textbox>
                  </v:shape>
                  <v:shape id="Téglalap feliratnak 170" o:spid="_x0000_s1072" type="#_x0000_t61" style="position:absolute;left:41734;top:13154;width:14941;height:5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" adj="-1097,28213" fillcolor="white [3212]" strokecolor="#243f60 [1604]" strokeweight="1.25pt">
                    <v:textbox inset="1mm,1mm,1mm,1mm">
                      <w:txbxContent>
                        <w:p w14:paraId="31B4DD81" w14:textId="77777777" w:rsidR="001F316D" w:rsidRDefault="001F316D" w:rsidP="00C0508E">
                          <w:pPr>
                            <w:pStyle w:val="NormlWeb"/>
                            <w:spacing w:before="40" w:after="40"/>
                          </w:pPr>
                          <w:r>
                            <w:rPr>
                              <w:rFonts w:ascii="Arial" w:hAnsi="Arial"/>
                              <w:color w:val="000000"/>
                              <w:sz w:val="22"/>
                              <w:szCs w:val="22"/>
                            </w:rPr>
                            <w:t>2. Kattintson a futtatás gombra!</w:t>
                          </w:r>
                        </w:p>
                      </w:txbxContent>
                    </v:textbox>
                  </v:shape>
                  <w10:anchorlock/>
                </v:group>
              </w:pict>
            </mc:Fallback>
          </mc:AlternateContent>
        </w:r>
        <w:bookmarkStart w:id="584" w:name="_Toc507056574"/>
        <w:bookmarkEnd w:id="584"/>
      </w:del>
    </w:p>
    <w:p w14:paraId="138994B6" w14:textId="6DE02519" w:rsidR="00962475" w:rsidRPr="00962475" w:rsidDel="0015528E" w:rsidRDefault="00815D5E" w:rsidP="005C6527">
      <w:pPr>
        <w:pStyle w:val="braalrs"/>
        <w:rPr>
          <w:del w:id="585" w:author="Kántor Sándor" w:date="2018-02-22T08:36:00Z"/>
        </w:rPr>
      </w:pPr>
      <w:del w:id="586" w:author="Kántor Sándor" w:date="2018-02-22T08:36:00Z">
        <w:r w:rsidDel="0015528E">
          <w:rPr>
            <w:b w:val="0"/>
            <w:bCs w:val="0"/>
          </w:rPr>
          <w:fldChar w:fldCharType="begin"/>
        </w:r>
        <w:r w:rsidDel="0015528E">
          <w:delInstrText xml:space="preserve"> SEQ ábra \* ARABIC </w:delInstrText>
        </w:r>
        <w:r w:rsidDel="0015528E">
          <w:rPr>
            <w:b w:val="0"/>
            <w:bCs w:val="0"/>
          </w:rPr>
          <w:fldChar w:fldCharType="separate"/>
        </w:r>
        <w:r w:rsidR="00EF19F8" w:rsidDel="0015528E">
          <w:rPr>
            <w:noProof/>
          </w:rPr>
          <w:delText>10</w:delText>
        </w:r>
        <w:r w:rsidDel="0015528E">
          <w:rPr>
            <w:b w:val="0"/>
            <w:bCs w:val="0"/>
            <w:noProof/>
          </w:rPr>
          <w:fldChar w:fldCharType="end"/>
        </w:r>
        <w:r w:rsidR="005C6527" w:rsidDel="0015528E">
          <w:delText xml:space="preserve">. ábra </w:delText>
        </w:r>
        <w:r w:rsidR="00900C13" w:rsidDel="0015528E">
          <w:delText>–</w:delText>
        </w:r>
        <w:r w:rsidR="005C6527" w:rsidDel="0015528E">
          <w:delText xml:space="preserve"> </w:delText>
        </w:r>
        <w:r w:rsidR="005C6527" w:rsidRPr="003B28DE" w:rsidDel="0015528E">
          <w:delText>Aláíró applet futtatásának engedélyezése Java 1.</w:delText>
        </w:r>
        <w:r w:rsidR="005C6527" w:rsidDel="0015528E">
          <w:delText>7</w:delText>
        </w:r>
        <w:bookmarkStart w:id="587" w:name="_Toc507056575"/>
        <w:bookmarkEnd w:id="587"/>
      </w:del>
    </w:p>
    <w:p w14:paraId="201ABC06" w14:textId="7B5E2B54" w:rsidR="002A4C15" w:rsidDel="0015528E" w:rsidRDefault="00962475" w:rsidP="00C0508E">
      <w:pPr>
        <w:pStyle w:val="cm3"/>
        <w:rPr>
          <w:del w:id="588" w:author="Kántor Sándor" w:date="2018-02-22T08:36:00Z"/>
        </w:rPr>
      </w:pPr>
      <w:del w:id="589" w:author="Kántor Sándor" w:date="2018-02-22T08:36:00Z">
        <w:r w:rsidDel="0015528E">
          <w:delText>Aláíró applet futtatásának engedélyezése Internet Explorer 10 böngésző használata esetén</w:delText>
        </w:r>
        <w:bookmarkStart w:id="590" w:name="_Toc507056576"/>
        <w:bookmarkEnd w:id="590"/>
      </w:del>
    </w:p>
    <w:p w14:paraId="3CABE49B" w14:textId="07AF7AF6" w:rsidR="007E4F3D" w:rsidDel="0015528E" w:rsidRDefault="002A4C15" w:rsidP="002A4C15">
      <w:pPr>
        <w:rPr>
          <w:del w:id="591" w:author="Kántor Sándor" w:date="2018-02-22T08:36:00Z"/>
          <w:rStyle w:val="szkiemeldlt"/>
        </w:rPr>
      </w:pPr>
      <w:del w:id="592" w:author="Kántor Sándor" w:date="2018-02-22T08:36:00Z">
        <w:r w:rsidRPr="002A4C15" w:rsidDel="0015528E">
          <w:rPr>
            <w:rStyle w:val="szkiemeldlt"/>
          </w:rPr>
          <w:delText>Internet Explorer 10 böngésző használata esetén az alább figyelmeztető üzenet jelenik meg a böngésző láblécében.</w:delText>
        </w:r>
        <w:bookmarkStart w:id="593" w:name="_Toc507056577"/>
        <w:bookmarkEnd w:id="593"/>
      </w:del>
    </w:p>
    <w:p w14:paraId="296DF184" w14:textId="717320A4" w:rsidR="005C6527" w:rsidDel="0015528E" w:rsidRDefault="00DA009D" w:rsidP="005C6527">
      <w:pPr>
        <w:pStyle w:val="elolapfejkep"/>
        <w:keepNext/>
        <w:rPr>
          <w:del w:id="594" w:author="Kántor Sándor" w:date="2018-02-22T08:36:00Z"/>
        </w:rPr>
      </w:pPr>
      <w:del w:id="595" w:author="Kántor Sándor" w:date="2018-02-22T08:36:00Z">
        <w:r w:rsidDel="0015528E">
          <w:rPr>
            <w:noProof/>
          </w:rPr>
          <mc:AlternateContent>
            <mc:Choice Requires="wpc">
              <w:drawing>
                <wp:inline distT="0" distB="0" distL="0" distR="0" wp14:anchorId="414B2170" wp14:editId="7A4EA78A">
                  <wp:extent cx="5486400" cy="872957"/>
                  <wp:effectExtent l="0" t="0" r="0" b="3810"/>
                  <wp:docPr id="11" name="Vászo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Canvas">
                      <wpc:wpc>
                        <wpc:bg/>
                        <wpc:whole/>
                        <pic:pic xmlns:pic="http://schemas.openxmlformats.org/drawingml/2006/picture">
                          <pic:nvPicPr>
                            <pic:cNvPr id="125" name="Kép 125"/>
                            <pic:cNvPicPr/>
                          </pic:nvPicPr>
                          <pic:blipFill>
                            <a:blip r:embed="rId52" cstate="screen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486400" cy="336248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6" name="Szövegdoboz 54"/>
                          <wps:cNvSpPr txBox="1"/>
                          <wps:spPr>
                            <a:xfrm>
                              <a:off x="4142400" y="122850"/>
                              <a:ext cx="1191600" cy="17560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FF0000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13E5E1" w14:textId="77777777" w:rsidR="001F316D" w:rsidRDefault="001F316D" w:rsidP="00DA009D">
                                <w:pPr>
                                  <w:pStyle w:val="NormlWeb"/>
                                </w:pPr>
                                <w:r>
                                  <w:rPr>
                                    <w:rFonts w:ascii="Arial" w:hAnsi="Arial"/>
                                    <w:sz w:val="22"/>
                                    <w:szCs w:val="22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Téglalap feliratnak 127"/>
                          <wps:cNvSpPr/>
                          <wps:spPr>
                            <a:xfrm>
                              <a:off x="152401" y="336279"/>
                              <a:ext cx="2488860" cy="501015"/>
                            </a:xfrm>
                            <a:prstGeom prst="wedgeRectCallout">
                              <a:avLst>
                                <a:gd name="adj1" fmla="val 111739"/>
                                <a:gd name="adj2" fmla="val -71385"/>
                              </a:avLst>
                            </a:prstGeom>
                            <a:solidFill>
                              <a:schemeClr val="bg1"/>
                            </a:solidFill>
                            <a:ln w="15875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EE5373D" w14:textId="77777777" w:rsidR="001F316D" w:rsidRDefault="001F316D" w:rsidP="00DA009D">
                                <w:pPr>
                                  <w:pStyle w:val="NormlWeb"/>
                                  <w:spacing w:before="40" w:after="40"/>
                                </w:pPr>
                                <w:r>
                                  <w:rPr>
                                    <w:rFonts w:ascii="Arial" w:hAnsi="Arial"/>
                                    <w:color w:val="000000"/>
                                    <w:sz w:val="22"/>
                                    <w:szCs w:val="22"/>
                                  </w:rPr>
                                  <w:t>1. Engedélyezze az összes tartalom megjelenítését!</w:t>
                                </w:r>
                              </w:p>
                            </w:txbxContent>
                          </wps:txbx>
                          <wps:bodyPr rot="0" spcFirstLastPara="0" vert="horz" wrap="square" lIns="36000" tIns="36000" rIns="36000" bIns="3600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c:wpc>
                    </a:graphicData>
                  </a:graphic>
                </wp:inline>
              </w:drawing>
            </mc:Choice>
            <mc:Fallback>
              <w:pict>
                <v:group w14:anchorId="414B2170" id="Vászon 11" o:spid="_x0000_s1073" editas="canvas" style="width:6in;height:68.75pt;mso-position-horizontal-relative:char;mso-position-vertical-relative:line" coordsize="54864,87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">
                  <v:shape id="_x0000_s1074" type="#_x0000_t75" style="position:absolute;width:54864;height:8724;visibility:visible;mso-wrap-style:square">
                    <v:fill o:detectmouseclick="t"/>
                    <v:path o:connecttype="none"/>
                  </v:shape>
                  <v:shape id="Kép 125" o:spid="_x0000_s1075" type="#_x0000_t75" style="position:absolute;width:54864;height:3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">
                    <v:imagedata r:id="rId53" o:title=""/>
                  </v:shape>
                  <v:shape id="Szövegdoboz 54" o:spid="_x0000_s1076" type="#_x0000_t202" style="position:absolute;left:41424;top:1228;width:11916;height:1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" filled="f" strokecolor="red" strokeweight="2pt">
                    <v:textbox>
                      <w:txbxContent>
                        <w:p w14:paraId="2B13E5E1" w14:textId="77777777" w:rsidR="001F316D" w:rsidRDefault="001F316D" w:rsidP="00DA009D">
                          <w:pPr>
                            <w:pStyle w:val="NormlWeb"/>
                          </w:pPr>
                          <w:r>
                            <w:rPr>
                              <w:rFonts w:ascii="Arial" w:hAnsi="Arial"/>
                              <w:sz w:val="22"/>
                              <w:szCs w:val="22"/>
                            </w:rPr>
                            <w:t> </w:t>
                          </w:r>
                        </w:p>
                      </w:txbxContent>
                    </v:textbox>
                  </v:shape>
                  <v:shape id="Téglalap feliratnak 127" o:spid="_x0000_s1077" type="#_x0000_t61" style="position:absolute;left:1524;top:3362;width:24888;height:50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" adj="34936,-4619" fillcolor="white [3212]" strokecolor="#243f60 [1604]" strokeweight="1.25pt">
                    <v:textbox inset="1mm,1mm,1mm,1mm">
                      <w:txbxContent>
                        <w:p w14:paraId="3EE5373D" w14:textId="77777777" w:rsidR="001F316D" w:rsidRDefault="001F316D" w:rsidP="00DA009D">
                          <w:pPr>
                            <w:pStyle w:val="NormlWeb"/>
                            <w:spacing w:before="40" w:after="40"/>
                          </w:pPr>
                          <w:r>
                            <w:rPr>
                              <w:rFonts w:ascii="Arial" w:hAnsi="Arial"/>
                              <w:color w:val="000000"/>
                              <w:sz w:val="22"/>
                              <w:szCs w:val="22"/>
                            </w:rPr>
                            <w:t>1. Engedélyezze az összes tartalom megjelenítését!</w:t>
                          </w:r>
                        </w:p>
                      </w:txbxContent>
                    </v:textbox>
                  </v:shape>
                  <w10:anchorlock/>
                </v:group>
              </w:pict>
            </mc:Fallback>
          </mc:AlternateContent>
        </w:r>
        <w:bookmarkStart w:id="596" w:name="_Toc507056578"/>
        <w:bookmarkEnd w:id="596"/>
      </w:del>
    </w:p>
    <w:p w14:paraId="79D71B4F" w14:textId="39882CAF" w:rsidR="00DA009D" w:rsidRPr="00DA009D" w:rsidDel="0015528E" w:rsidRDefault="005C6527" w:rsidP="005C6527">
      <w:pPr>
        <w:pStyle w:val="braalrs"/>
        <w:rPr>
          <w:del w:id="597" w:author="Kántor Sándor" w:date="2018-02-22T08:36:00Z"/>
          <w:rStyle w:val="szkiemeltrlse"/>
        </w:rPr>
      </w:pPr>
      <w:del w:id="598" w:author="Kántor Sándor" w:date="2018-02-22T08:36:00Z">
        <w:r w:rsidDel="0015528E">
          <w:rPr>
            <w:rStyle w:val="szkiemeltrlse"/>
            <w:b w:val="0"/>
            <w:bCs w:val="0"/>
          </w:rPr>
          <w:fldChar w:fldCharType="begin"/>
        </w:r>
        <w:r w:rsidDel="0015528E">
          <w:rPr>
            <w:rStyle w:val="szkiemeltrlse"/>
          </w:rPr>
          <w:delInstrText xml:space="preserve"> SEQ ábra \* ARABIC </w:delInstrText>
        </w:r>
        <w:r w:rsidDel="0015528E">
          <w:rPr>
            <w:rStyle w:val="szkiemeltrlse"/>
            <w:b w:val="0"/>
            <w:bCs w:val="0"/>
          </w:rPr>
          <w:fldChar w:fldCharType="separate"/>
        </w:r>
        <w:r w:rsidR="00EF19F8" w:rsidDel="0015528E">
          <w:rPr>
            <w:rStyle w:val="szkiemeltrlse"/>
            <w:noProof/>
          </w:rPr>
          <w:delText>11</w:delText>
        </w:r>
        <w:r w:rsidDel="0015528E">
          <w:rPr>
            <w:rStyle w:val="szkiemeltrlse"/>
            <w:b w:val="0"/>
            <w:bCs w:val="0"/>
          </w:rPr>
          <w:fldChar w:fldCharType="end"/>
        </w:r>
        <w:r w:rsidDel="0015528E">
          <w:delText xml:space="preserve">. ábra </w:delText>
        </w:r>
        <w:r w:rsidR="00900C13" w:rsidDel="0015528E">
          <w:delText>–</w:delText>
        </w:r>
        <w:r w:rsidDel="0015528E">
          <w:delText xml:space="preserve"> </w:delText>
        </w:r>
        <w:r w:rsidRPr="00F6614E" w:rsidDel="0015528E">
          <w:delText>Aláíró applet f</w:delText>
        </w:r>
        <w:r w:rsidDel="0015528E">
          <w:delText>uttatásának engedélyezése IE10</w:delText>
        </w:r>
        <w:bookmarkStart w:id="599" w:name="_Toc507056579"/>
        <w:bookmarkEnd w:id="599"/>
      </w:del>
    </w:p>
    <w:p w14:paraId="4C3F950B" w14:textId="66FB7F12" w:rsidR="0079163F" w:rsidDel="0015528E" w:rsidRDefault="00236AD9">
      <w:pPr>
        <w:spacing w:before="0" w:after="0"/>
        <w:jc w:val="left"/>
        <w:rPr>
          <w:del w:id="600" w:author="Kántor Sándor" w:date="2018-02-22T08:36:00Z"/>
          <w:b/>
          <w:smallCaps/>
          <w:spacing w:val="20"/>
          <w:sz w:val="28"/>
          <w:szCs w:val="28"/>
        </w:rPr>
      </w:pPr>
      <w:del w:id="601" w:author="Kántor Sándor" w:date="2018-02-22T08:36:00Z">
        <w:r w:rsidRPr="00236AD9" w:rsidDel="0015528E">
          <w:rPr>
            <w:rStyle w:val="szkiemeldlt"/>
          </w:rPr>
          <w:delText xml:space="preserve">Figyelem! Amennyiben a láblécben a figyelmeztető üzenet </w:delText>
        </w:r>
        <w:r w:rsidDel="0015528E">
          <w:rPr>
            <w:rStyle w:val="szkiemeldlt"/>
          </w:rPr>
          <w:delText>már nem jelenik, úgy a Java Control panelen törölje az aláíró appletet, majd próbálja újra!</w:delText>
        </w:r>
        <w:bookmarkStart w:id="602" w:name="_Toc507056580"/>
        <w:bookmarkEnd w:id="602"/>
      </w:del>
    </w:p>
    <w:p w14:paraId="3E459DD7" w14:textId="086106CD" w:rsidR="005C6527" w:rsidDel="0015528E" w:rsidRDefault="005C6527">
      <w:pPr>
        <w:spacing w:before="0" w:after="0"/>
        <w:jc w:val="left"/>
        <w:rPr>
          <w:del w:id="603" w:author="Kántor Sándor" w:date="2018-02-22T08:36:00Z"/>
          <w:b/>
          <w:smallCaps/>
          <w:spacing w:val="20"/>
          <w:sz w:val="28"/>
          <w:szCs w:val="28"/>
        </w:rPr>
      </w:pPr>
      <w:del w:id="604" w:author="Kántor Sándor" w:date="2018-02-22T08:36:00Z">
        <w:r w:rsidDel="0015528E">
          <w:br w:type="page"/>
        </w:r>
      </w:del>
    </w:p>
    <w:p w14:paraId="0FC50897" w14:textId="77777777" w:rsidR="00AC0368" w:rsidRDefault="003325E4" w:rsidP="003325E4">
      <w:pPr>
        <w:pStyle w:val="Cm1"/>
      </w:pPr>
      <w:bookmarkStart w:id="605" w:name="_Toc507056581"/>
      <w:r>
        <w:t>Felhasználói segédlet a</w:t>
      </w:r>
      <w:r w:rsidR="00B62759">
        <w:t>z</w:t>
      </w:r>
      <w:r w:rsidR="00E84607">
        <w:t xml:space="preserve"> alkalmazás használatához</w:t>
      </w:r>
      <w:bookmarkEnd w:id="605"/>
    </w:p>
    <w:p w14:paraId="14E74746" w14:textId="77777777" w:rsidR="0078187C" w:rsidRDefault="0078187C" w:rsidP="0078187C">
      <w:pPr>
        <w:pStyle w:val="cm2"/>
      </w:pPr>
      <w:bookmarkStart w:id="606" w:name="_Toc507056582"/>
      <w:r>
        <w:t>Bejelentkezés</w:t>
      </w:r>
      <w:bookmarkEnd w:id="606"/>
    </w:p>
    <w:p w14:paraId="07A607AC" w14:textId="77777777" w:rsidR="00CB0268" w:rsidRPr="00CB0268" w:rsidRDefault="00CB0268" w:rsidP="00CB0268">
      <w:r w:rsidRPr="00CB0268">
        <w:t xml:space="preserve">A rendszer indítása a munkaállomásra telepített böngészőből történik, az alkalmazás vagy az alkalmazásmodul URL címének megadásával. </w:t>
      </w:r>
      <w:r w:rsidRPr="00D15EB2">
        <w:rPr>
          <w:rStyle w:val="szkiemelflkvr"/>
        </w:rPr>
        <w:t>A cím megadása előtt helyezze kártyáját a kártyaolvasóba!</w:t>
      </w:r>
    </w:p>
    <w:p w14:paraId="078110A7" w14:textId="77777777" w:rsidR="00CB0268" w:rsidRPr="00CB0268" w:rsidRDefault="00CB0268" w:rsidP="00CB0268">
      <w:r w:rsidRPr="00CB0268">
        <w:t>Az egyszerűbb indíthatóság érdekében lehetőség van az URL</w:t>
      </w:r>
      <w:r w:rsidR="000B7120">
        <w:t xml:space="preserve"> </w:t>
      </w:r>
      <w:r w:rsidRPr="00CB0268">
        <w:t>cím(ek)re mutató parancsikon(ok) létrehozására és elhelyezésére a számítógép Asztal felületén. Parancsikonnal a rendszer egyszerűen a parancsikonra való dupla kattintással indítható, aminek hatására elindul a böngésző, és csatlakozik az alkalmazás vagy alkalmazásmodul nyitó oldalához.</w:t>
      </w:r>
    </w:p>
    <w:p w14:paraId="7D688EDC" w14:textId="77777777" w:rsidR="00CB0268" w:rsidRDefault="00CB0268" w:rsidP="00CB0268">
      <w:r w:rsidRPr="00CB0268">
        <w:t>További lehetőségként az URL cím(ek) felvehető(k) a böngésző Kedvencek listájára. A Kedvencek listájából való indításhoz a már futó böngésző Kedvencek menüjére kattintva, majd a legördülő menülistában egyszeres kattintással kiválasztva a rendszer indítására mutató sort, a rendszer a fentiekhez hasonlóan elindul.</w:t>
      </w:r>
    </w:p>
    <w:p w14:paraId="2F3D96F8" w14:textId="77777777" w:rsidR="003F0D29" w:rsidRDefault="005A2742" w:rsidP="003F0D29">
      <w:r>
        <w:t>Az URL kiválasztását követően a következő PIN-kód bekérő ablak jelenik meg.</w:t>
      </w:r>
      <w:r w:rsidR="003F0D29" w:rsidRPr="003F0D29">
        <w:t xml:space="preserve"> </w:t>
      </w:r>
      <w:r w:rsidR="003F0D29">
        <w:t>A PIN-kód megadását követően a bejelentkező képernyő elérhetővé válik.</w:t>
      </w:r>
    </w:p>
    <w:p w14:paraId="68D5641C" w14:textId="77777777" w:rsidR="007C1F5E" w:rsidRDefault="00717E7E" w:rsidP="007C1F5E">
      <w:pPr>
        <w:pStyle w:val="elolapfejkep"/>
        <w:keepNext/>
      </w:pPr>
      <w:r>
        <w:rPr>
          <w:noProof/>
        </w:rPr>
        <w:drawing>
          <wp:inline distT="0" distB="0" distL="0" distR="0" wp14:anchorId="367E61E1" wp14:editId="297DBB3F">
            <wp:extent cx="2019300" cy="1171872"/>
            <wp:effectExtent l="0" t="0" r="0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28138" cy="1177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E72F7" w14:textId="77777777" w:rsidR="005A2742" w:rsidRDefault="00CD045A" w:rsidP="007C1F5E">
      <w:pPr>
        <w:pStyle w:val="bra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07" w:name="_Toc507074285"/>
      <w:r w:rsidR="00EF19F8">
        <w:rPr>
          <w:noProof/>
        </w:rPr>
        <w:t>12</w:t>
      </w:r>
      <w:r>
        <w:rPr>
          <w:noProof/>
        </w:rPr>
        <w:fldChar w:fldCharType="end"/>
      </w:r>
      <w:r w:rsidR="007C1F5E">
        <w:t>. ábra – PIN-kód bekérő képernyő</w:t>
      </w:r>
      <w:bookmarkEnd w:id="607"/>
    </w:p>
    <w:p w14:paraId="713D640A" w14:textId="77777777" w:rsidR="003F0D29" w:rsidRDefault="003F0D29">
      <w:pPr>
        <w:spacing w:before="0" w:after="0"/>
        <w:jc w:val="left"/>
        <w:rPr>
          <w:b/>
          <w:smallCaps/>
          <w:spacing w:val="20"/>
          <w:sz w:val="26"/>
          <w:szCs w:val="26"/>
        </w:rPr>
      </w:pPr>
      <w:r>
        <w:br w:type="page"/>
      </w:r>
    </w:p>
    <w:p w14:paraId="5B33CC91" w14:textId="77777777" w:rsidR="00B90216" w:rsidRDefault="00B90216" w:rsidP="0078187C">
      <w:pPr>
        <w:pStyle w:val="cm2"/>
      </w:pPr>
      <w:bookmarkStart w:id="608" w:name="_Toc507056583"/>
      <w:r>
        <w:lastRenderedPageBreak/>
        <w:t>Felhasználói felület felépítése</w:t>
      </w:r>
      <w:bookmarkEnd w:id="608"/>
    </w:p>
    <w:p w14:paraId="6D3BB71B" w14:textId="77777777" w:rsidR="007E7247" w:rsidRDefault="00983E83" w:rsidP="007E7247">
      <w:pPr>
        <w:keepNext/>
      </w:pPr>
      <w:r>
        <w:rPr>
          <w:noProof/>
        </w:rPr>
        <mc:AlternateContent>
          <mc:Choice Requires="wpc">
            <w:drawing>
              <wp:inline distT="0" distB="0" distL="0" distR="0" wp14:anchorId="68FA7E70" wp14:editId="6CD16ED1">
                <wp:extent cx="6064300" cy="3226003"/>
                <wp:effectExtent l="0" t="0" r="12700" b="0"/>
                <wp:docPr id="73" name="Vászon 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78" name="Kép 178"/>
                          <pic:cNvPicPr/>
                        </pic:nvPicPr>
                        <pic:blipFill rotWithShape="1">
                          <a:blip r:embed="rId55"/>
                          <a:srcRect l="10894" t="21759" b="9264"/>
                          <a:stretch/>
                        </pic:blipFill>
                        <pic:spPr bwMode="auto">
                          <a:xfrm>
                            <a:off x="0" y="0"/>
                            <a:ext cx="6064299" cy="29534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2" name="Szövegdoboz 15"/>
                        <wps:cNvSpPr txBox="1"/>
                        <wps:spPr>
                          <a:xfrm>
                            <a:off x="0" y="1"/>
                            <a:ext cx="6064300" cy="3519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31A818" w14:textId="77777777" w:rsidR="001F316D" w:rsidRDefault="001F316D" w:rsidP="00983E83">
                              <w:pPr>
                                <w:pStyle w:val="NormlWeb"/>
                              </w:pPr>
                              <w:r>
                                <w:rPr>
                                  <w:rFonts w:ascii="Arial" w:hAnsi="Arial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Szövegdoboz 16"/>
                        <wps:cNvSpPr txBox="1"/>
                        <wps:spPr>
                          <a:xfrm>
                            <a:off x="0" y="351971"/>
                            <a:ext cx="1104900" cy="14351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09863E" w14:textId="77777777" w:rsidR="001F316D" w:rsidRDefault="001F316D" w:rsidP="00983E83">
                              <w:pPr>
                                <w:pStyle w:val="NormlWeb"/>
                              </w:pPr>
                              <w:r>
                                <w:rPr>
                                  <w:rFonts w:ascii="Arial" w:hAnsi="Arial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Szövegdoboz 19"/>
                        <wps:cNvSpPr txBox="1"/>
                        <wps:spPr>
                          <a:xfrm>
                            <a:off x="1104893" y="366204"/>
                            <a:ext cx="3048000" cy="13081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39EA3D" w14:textId="77777777" w:rsidR="001F316D" w:rsidRDefault="001F316D" w:rsidP="00983E83">
                              <w:pPr>
                                <w:pStyle w:val="NormlWeb"/>
                              </w:pPr>
                              <w:r>
                                <w:rPr>
                                  <w:rFonts w:ascii="Arial" w:hAnsi="Arial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Szövegdoboz 17"/>
                        <wps:cNvSpPr txBox="1"/>
                        <wps:spPr>
                          <a:xfrm>
                            <a:off x="0" y="507999"/>
                            <a:ext cx="1104900" cy="2238465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696F28" w14:textId="77777777" w:rsidR="001F316D" w:rsidRDefault="001F316D" w:rsidP="00983E83">
                              <w:pPr>
                                <w:pStyle w:val="NormlWeb"/>
                              </w:pPr>
                              <w:r>
                                <w:rPr>
                                  <w:rFonts w:ascii="Arial" w:hAnsi="Arial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Szövegdoboz 18"/>
                        <wps:cNvSpPr txBox="1"/>
                        <wps:spPr>
                          <a:xfrm>
                            <a:off x="0" y="2790354"/>
                            <a:ext cx="1104900" cy="167651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81CD72" w14:textId="77777777" w:rsidR="001F316D" w:rsidRDefault="001F316D" w:rsidP="006A0F8A">
                              <w:pPr>
                                <w:pStyle w:val="NormlWeb"/>
                              </w:pPr>
                              <w:r>
                                <w:rPr>
                                  <w:rFonts w:ascii="Arial" w:hAnsi="Arial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Téglalap feliratnak 107"/>
                        <wps:cNvSpPr/>
                        <wps:spPr>
                          <a:xfrm>
                            <a:off x="328166" y="1517733"/>
                            <a:ext cx="562610" cy="435610"/>
                          </a:xfrm>
                          <a:prstGeom prst="wedgeRectCallout">
                            <a:avLst>
                              <a:gd name="adj1" fmla="val -61342"/>
                              <a:gd name="adj2" fmla="val -102147"/>
                            </a:avLst>
                          </a:prstGeom>
                          <a:solidFill>
                            <a:schemeClr val="bg1"/>
                          </a:solidFill>
                          <a:ln w="158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3AC839" w14:textId="77777777" w:rsidR="001F316D" w:rsidRPr="006A0F8A" w:rsidRDefault="001F316D" w:rsidP="006A0F8A">
                              <w:pPr>
                                <w:pStyle w:val="tblzat2"/>
                                <w:rPr>
                                  <w:color w:val="000000" w:themeColor="text1"/>
                                </w:rPr>
                              </w:pPr>
                              <w:r w:rsidRPr="006A0F8A">
                                <w:rPr>
                                  <w:color w:val="000000" w:themeColor="text1"/>
                                </w:rPr>
                                <w:t>Üzenet mappák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Szövegdoboz 20"/>
                        <wps:cNvSpPr txBox="1"/>
                        <wps:spPr>
                          <a:xfrm>
                            <a:off x="1104891" y="507999"/>
                            <a:ext cx="4959351" cy="1018415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A70275" w14:textId="77777777" w:rsidR="001F316D" w:rsidRDefault="001F316D" w:rsidP="005D75F8">
                              <w:pPr>
                                <w:pStyle w:val="NormlWeb"/>
                              </w:pPr>
                              <w:r>
                                <w:rPr>
                                  <w:rFonts w:ascii="Arial" w:hAnsi="Arial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Szövegdoboz 21"/>
                        <wps:cNvSpPr txBox="1"/>
                        <wps:spPr>
                          <a:xfrm>
                            <a:off x="1104891" y="1663684"/>
                            <a:ext cx="4959293" cy="128974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69CC38" w14:textId="77777777" w:rsidR="001F316D" w:rsidRDefault="001F316D" w:rsidP="005D75F8">
                              <w:pPr>
                                <w:pStyle w:val="NormlWeb"/>
                              </w:pPr>
                              <w:r>
                                <w:rPr>
                                  <w:rFonts w:ascii="Arial" w:hAnsi="Arial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Téglalap feliratnak 111"/>
                        <wps:cNvSpPr/>
                        <wps:spPr>
                          <a:xfrm>
                            <a:off x="3592037" y="2534067"/>
                            <a:ext cx="981710" cy="333491"/>
                          </a:xfrm>
                          <a:prstGeom prst="wedgeRectCallout">
                            <a:avLst>
                              <a:gd name="adj1" fmla="val -61342"/>
                              <a:gd name="adj2" fmla="val -102147"/>
                            </a:avLst>
                          </a:prstGeom>
                          <a:solidFill>
                            <a:schemeClr val="bg1"/>
                          </a:solidFill>
                          <a:ln w="158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8FFB8D" w14:textId="77777777" w:rsidR="001F316D" w:rsidRPr="00BA089C" w:rsidRDefault="001F316D" w:rsidP="00BA089C">
                              <w:pPr>
                                <w:pStyle w:val="tblzat2"/>
                                <w:rPr>
                                  <w:color w:val="000000" w:themeColor="text1"/>
                                </w:rPr>
                              </w:pPr>
                              <w:r w:rsidRPr="00BA089C">
                                <w:rPr>
                                  <w:color w:val="000000" w:themeColor="text1"/>
                                </w:rPr>
                                <w:t>Betekintő ablak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Téglalap feliratnak 112"/>
                        <wps:cNvSpPr/>
                        <wps:spPr>
                          <a:xfrm>
                            <a:off x="2779267" y="793833"/>
                            <a:ext cx="981710" cy="419100"/>
                          </a:xfrm>
                          <a:prstGeom prst="wedgeRectCallout">
                            <a:avLst>
                              <a:gd name="adj1" fmla="val -61342"/>
                              <a:gd name="adj2" fmla="val -102147"/>
                            </a:avLst>
                          </a:prstGeom>
                          <a:solidFill>
                            <a:schemeClr val="bg1"/>
                          </a:solidFill>
                          <a:ln w="158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D9B273" w14:textId="77777777" w:rsidR="001F316D" w:rsidRPr="00BA089C" w:rsidRDefault="001F316D" w:rsidP="00BA089C">
                              <w:pPr>
                                <w:pStyle w:val="tblzat2"/>
                                <w:rPr>
                                  <w:color w:val="000000" w:themeColor="text1"/>
                                </w:rPr>
                              </w:pPr>
                              <w:r w:rsidRPr="00BA089C">
                                <w:rPr>
                                  <w:color w:val="000000" w:themeColor="text1"/>
                                </w:rPr>
                                <w:t>Üzenetek listája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Téglalap feliratnak 113"/>
                        <wps:cNvSpPr/>
                        <wps:spPr>
                          <a:xfrm>
                            <a:off x="4152860" y="601210"/>
                            <a:ext cx="1290955" cy="419100"/>
                          </a:xfrm>
                          <a:prstGeom prst="wedgeRectCallout">
                            <a:avLst>
                              <a:gd name="adj1" fmla="val -61342"/>
                              <a:gd name="adj2" fmla="val -102147"/>
                            </a:avLst>
                          </a:prstGeom>
                          <a:solidFill>
                            <a:schemeClr val="bg1"/>
                          </a:solidFill>
                          <a:ln w="158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02C16C7" w14:textId="77777777" w:rsidR="001F316D" w:rsidRPr="00052E3C" w:rsidRDefault="001F316D" w:rsidP="00052E3C">
                              <w:pPr>
                                <w:pStyle w:val="tblzat2"/>
                                <w:rPr>
                                  <w:color w:val="000000" w:themeColor="text1"/>
                                </w:rPr>
                              </w:pPr>
                              <w:r w:rsidRPr="00052E3C">
                                <w:rPr>
                                  <w:color w:val="000000" w:themeColor="text1"/>
                                </w:rPr>
                                <w:t xml:space="preserve">Üzenetek kezeléséhez kapcsolódó parancsok 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Téglalap feliratnak 114"/>
                        <wps:cNvSpPr/>
                        <wps:spPr>
                          <a:xfrm>
                            <a:off x="5443771" y="601146"/>
                            <a:ext cx="617855" cy="419100"/>
                          </a:xfrm>
                          <a:prstGeom prst="wedgeRectCallout">
                            <a:avLst>
                              <a:gd name="adj1" fmla="val -75737"/>
                              <a:gd name="adj2" fmla="val -133469"/>
                            </a:avLst>
                          </a:prstGeom>
                          <a:solidFill>
                            <a:schemeClr val="bg1"/>
                          </a:solidFill>
                          <a:ln w="158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F83506" w14:textId="77777777" w:rsidR="001F316D" w:rsidRPr="00052E3C" w:rsidRDefault="001F316D" w:rsidP="00052E3C">
                              <w:pPr>
                                <w:pStyle w:val="tblzat2"/>
                                <w:rPr>
                                  <w:color w:val="000000" w:themeColor="text1"/>
                                </w:rPr>
                              </w:pPr>
                              <w:r w:rsidRPr="00052E3C">
                                <w:rPr>
                                  <w:color w:val="000000" w:themeColor="text1"/>
                                </w:rPr>
                                <w:t>Menük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Téglalap feliratnak 115"/>
                        <wps:cNvSpPr/>
                        <wps:spPr>
                          <a:xfrm>
                            <a:off x="1243880" y="142524"/>
                            <a:ext cx="981075" cy="365475"/>
                          </a:xfrm>
                          <a:prstGeom prst="wedgeRectCallout">
                            <a:avLst>
                              <a:gd name="adj1" fmla="val -113968"/>
                              <a:gd name="adj2" fmla="val 27415"/>
                            </a:avLst>
                          </a:prstGeom>
                          <a:solidFill>
                            <a:schemeClr val="bg1"/>
                          </a:solidFill>
                          <a:ln w="158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440657" w14:textId="77777777" w:rsidR="001F316D" w:rsidRPr="00C95525" w:rsidRDefault="001F316D" w:rsidP="00C95525">
                              <w:pPr>
                                <w:pStyle w:val="tblzat2"/>
                                <w:rPr>
                                  <w:color w:val="000000" w:themeColor="text1"/>
                                </w:rPr>
                              </w:pPr>
                              <w:r w:rsidRPr="00C95525">
                                <w:rPr>
                                  <w:color w:val="000000" w:themeColor="text1"/>
                                </w:rPr>
                                <w:t>Aktuális fel</w:t>
                              </w:r>
                              <w:r>
                                <w:rPr>
                                  <w:color w:val="000000" w:themeColor="text1"/>
                                </w:rPr>
                                <w:t>használó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Téglalap feliratnak 108"/>
                        <wps:cNvSpPr/>
                        <wps:spPr>
                          <a:xfrm>
                            <a:off x="1365738" y="2526636"/>
                            <a:ext cx="1611526" cy="648160"/>
                          </a:xfrm>
                          <a:prstGeom prst="wedgeRectCallout">
                            <a:avLst>
                              <a:gd name="adj1" fmla="val -86115"/>
                              <a:gd name="adj2" fmla="val 2830"/>
                            </a:avLst>
                          </a:prstGeom>
                          <a:solidFill>
                            <a:schemeClr val="bg1"/>
                          </a:solidFill>
                          <a:ln w="158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52E578" w14:textId="77777777" w:rsidR="001F316D" w:rsidRPr="006A0F8A" w:rsidRDefault="001F316D" w:rsidP="006A0F8A">
                              <w:pPr>
                                <w:pStyle w:val="tblzat2"/>
                                <w:rPr>
                                  <w:color w:val="000000" w:themeColor="text1"/>
                                </w:rPr>
                              </w:pPr>
                              <w:r w:rsidRPr="006A0F8A">
                                <w:rPr>
                                  <w:color w:val="000000" w:themeColor="text1"/>
                                </w:rPr>
                                <w:t>Felhasználó által elérhető csoportos postafiókok</w:t>
                              </w:r>
                              <w:r>
                                <w:rPr>
                                  <w:color w:val="000000" w:themeColor="text1"/>
                                </w:rPr>
                                <w:t>. A postafiók váltásához kattintson a postafiók nevére!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Téglalap feliratnak 182"/>
                        <wps:cNvSpPr/>
                        <wps:spPr>
                          <a:xfrm>
                            <a:off x="1243880" y="721325"/>
                            <a:ext cx="981075" cy="412531"/>
                          </a:xfrm>
                          <a:prstGeom prst="wedgeRectCallout">
                            <a:avLst>
                              <a:gd name="adj1" fmla="val -79669"/>
                              <a:gd name="adj2" fmla="val -80773"/>
                            </a:avLst>
                          </a:prstGeom>
                          <a:solidFill>
                            <a:schemeClr val="bg1"/>
                          </a:solidFill>
                          <a:ln w="158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F809BE" w14:textId="77777777" w:rsidR="001F316D" w:rsidRPr="000B6C43" w:rsidRDefault="001F316D" w:rsidP="003F0D29">
                              <w:pPr>
                                <w:pStyle w:val="tblzat2"/>
                                <w:rPr>
                                  <w:color w:val="000000" w:themeColor="text1"/>
                                </w:rPr>
                              </w:pPr>
                              <w:r w:rsidRPr="000B6C43">
                                <w:rPr>
                                  <w:color w:val="000000" w:themeColor="text1"/>
                                </w:rPr>
                                <w:t>Postafiók telítettség jelző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8FA7E70" id="Vászon 73" o:spid="_x0000_s1078" editas="canvas" style="width:477.5pt;height:254pt;mso-position-horizontal-relative:char;mso-position-vertical-relative:line" coordsize="60642,322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">
                <v:shape id="_x0000_s1079" type="#_x0000_t75" style="position:absolute;width:60642;height:32258;visibility:visible;mso-wrap-style:square">
                  <v:fill o:detectmouseclick="t"/>
                  <v:path o:connecttype="none"/>
                </v:shape>
                <v:shape id="Kép 178" o:spid="_x0000_s1080" type="#_x0000_t75" style="position:absolute;width:60642;height:29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">
                  <v:imagedata r:id="rId56" o:title="" croptop="14260f" cropbottom="6071f" cropleft="7139f"/>
                </v:shape>
                <v:shape id="Szövegdoboz 15" o:spid="_x0000_s1081" type="#_x0000_t202" style="position:absolute;width:60643;height:3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" filled="f" strokecolor="red" strokeweight="2pt">
                  <v:textbox>
                    <w:txbxContent>
                      <w:p w14:paraId="5A31A818" w14:textId="77777777" w:rsidR="001F316D" w:rsidRDefault="001F316D" w:rsidP="00983E83">
                        <w:pPr>
                          <w:pStyle w:val="NormlWeb"/>
                        </w:pPr>
                        <w:r>
                          <w:rPr>
                            <w:rFonts w:ascii="Arial" w:hAnsi="Arial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Szövegdoboz 16" o:spid="_x0000_s1082" type="#_x0000_t202" style="position:absolute;top:3519;width:11049;height:1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" filled="f" strokecolor="red" strokeweight="2pt">
                  <v:textbox>
                    <w:txbxContent>
                      <w:p w14:paraId="3409863E" w14:textId="77777777" w:rsidR="001F316D" w:rsidRDefault="001F316D" w:rsidP="00983E83">
                        <w:pPr>
                          <w:pStyle w:val="NormlWeb"/>
                        </w:pPr>
                        <w:r>
                          <w:rPr>
                            <w:rFonts w:ascii="Arial" w:hAnsi="Arial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Szövegdoboz 19" o:spid="_x0000_s1083" type="#_x0000_t202" style="position:absolute;left:11048;top:3662;width:30480;height:1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" filled="f" strokecolor="red" strokeweight="2pt">
                  <v:textbox>
                    <w:txbxContent>
                      <w:p w14:paraId="1639EA3D" w14:textId="77777777" w:rsidR="001F316D" w:rsidRDefault="001F316D" w:rsidP="00983E83">
                        <w:pPr>
                          <w:pStyle w:val="NormlWeb"/>
                        </w:pPr>
                        <w:r>
                          <w:rPr>
                            <w:rFonts w:ascii="Arial" w:hAnsi="Arial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Szövegdoboz 17" o:spid="_x0000_s1084" type="#_x0000_t202" style="position:absolute;top:5079;width:11049;height:22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" filled="f" strokecolor="red" strokeweight="2pt">
                  <v:textbox>
                    <w:txbxContent>
                      <w:p w14:paraId="7E696F28" w14:textId="77777777" w:rsidR="001F316D" w:rsidRDefault="001F316D" w:rsidP="00983E83">
                        <w:pPr>
                          <w:pStyle w:val="NormlWeb"/>
                        </w:pPr>
                        <w:r>
                          <w:rPr>
                            <w:rFonts w:ascii="Arial" w:hAnsi="Arial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Szövegdoboz 18" o:spid="_x0000_s1085" type="#_x0000_t202" style="position:absolute;top:27903;width:11049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" filled="f" strokecolor="red" strokeweight="2pt">
                  <v:textbox>
                    <w:txbxContent>
                      <w:p w14:paraId="2881CD72" w14:textId="77777777" w:rsidR="001F316D" w:rsidRDefault="001F316D" w:rsidP="006A0F8A">
                        <w:pPr>
                          <w:pStyle w:val="NormlWeb"/>
                        </w:pPr>
                        <w:r>
                          <w:rPr>
                            <w:rFonts w:ascii="Arial" w:hAnsi="Arial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Téglalap feliratnak 107" o:spid="_x0000_s1086" type="#_x0000_t61" style="position:absolute;left:3281;top:15177;width:5626;height:4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" adj="-2450,-11264" fillcolor="white [3212]" strokecolor="#243f60 [1604]" strokeweight="1.25pt">
                  <v:textbox inset="1mm,1mm,1mm,1mm">
                    <w:txbxContent>
                      <w:p w14:paraId="7A3AC839" w14:textId="77777777" w:rsidR="001F316D" w:rsidRPr="006A0F8A" w:rsidRDefault="001F316D" w:rsidP="006A0F8A">
                        <w:pPr>
                          <w:pStyle w:val="tblzat2"/>
                          <w:rPr>
                            <w:color w:val="000000" w:themeColor="text1"/>
                          </w:rPr>
                        </w:pPr>
                        <w:r w:rsidRPr="006A0F8A">
                          <w:rPr>
                            <w:color w:val="000000" w:themeColor="text1"/>
                          </w:rPr>
                          <w:t>Üzenet mappák</w:t>
                        </w:r>
                      </w:p>
                    </w:txbxContent>
                  </v:textbox>
                </v:shape>
                <v:shape id="Szövegdoboz 20" o:spid="_x0000_s1087" type="#_x0000_t202" style="position:absolute;left:11048;top:5079;width:49594;height:10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" filled="f" strokecolor="red" strokeweight="2pt">
                  <v:textbox>
                    <w:txbxContent>
                      <w:p w14:paraId="3AA70275" w14:textId="77777777" w:rsidR="001F316D" w:rsidRDefault="001F316D" w:rsidP="005D75F8">
                        <w:pPr>
                          <w:pStyle w:val="NormlWeb"/>
                        </w:pPr>
                        <w:r>
                          <w:rPr>
                            <w:rFonts w:ascii="Arial" w:hAnsi="Arial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Szövegdoboz 21" o:spid="_x0000_s1088" type="#_x0000_t202" style="position:absolute;left:11048;top:16636;width:49593;height:1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" filled="f" strokecolor="red" strokeweight="2pt">
                  <v:textbox>
                    <w:txbxContent>
                      <w:p w14:paraId="4F69CC38" w14:textId="77777777" w:rsidR="001F316D" w:rsidRDefault="001F316D" w:rsidP="005D75F8">
                        <w:pPr>
                          <w:pStyle w:val="NormlWeb"/>
                        </w:pPr>
                        <w:r>
                          <w:rPr>
                            <w:rFonts w:ascii="Arial" w:hAnsi="Arial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Téglalap feliratnak 111" o:spid="_x0000_s1089" type="#_x0000_t61" style="position:absolute;left:35920;top:25340;width:9817;height:33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" adj="-2450,-11264" fillcolor="white [3212]" strokecolor="#243f60 [1604]" strokeweight="1.25pt">
                  <v:textbox inset="1mm,1mm,1mm,1mm">
                    <w:txbxContent>
                      <w:p w14:paraId="418FFB8D" w14:textId="77777777" w:rsidR="001F316D" w:rsidRPr="00BA089C" w:rsidRDefault="001F316D" w:rsidP="00BA089C">
                        <w:pPr>
                          <w:pStyle w:val="tblzat2"/>
                          <w:rPr>
                            <w:color w:val="000000" w:themeColor="text1"/>
                          </w:rPr>
                        </w:pPr>
                        <w:r w:rsidRPr="00BA089C">
                          <w:rPr>
                            <w:color w:val="000000" w:themeColor="text1"/>
                          </w:rPr>
                          <w:t>Betekintő ablak</w:t>
                        </w:r>
                      </w:p>
                    </w:txbxContent>
                  </v:textbox>
                </v:shape>
                <v:shape id="Téglalap feliratnak 112" o:spid="_x0000_s1090" type="#_x0000_t61" style="position:absolute;left:27792;top:7938;width:9817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" adj="-2450,-11264" fillcolor="white [3212]" strokecolor="#243f60 [1604]" strokeweight="1.25pt">
                  <v:textbox inset="1mm,1mm,1mm,1mm">
                    <w:txbxContent>
                      <w:p w14:paraId="0AD9B273" w14:textId="77777777" w:rsidR="001F316D" w:rsidRPr="00BA089C" w:rsidRDefault="001F316D" w:rsidP="00BA089C">
                        <w:pPr>
                          <w:pStyle w:val="tblzat2"/>
                          <w:rPr>
                            <w:color w:val="000000" w:themeColor="text1"/>
                          </w:rPr>
                        </w:pPr>
                        <w:r w:rsidRPr="00BA089C">
                          <w:rPr>
                            <w:color w:val="000000" w:themeColor="text1"/>
                          </w:rPr>
                          <w:t>Üzenetek listája</w:t>
                        </w:r>
                      </w:p>
                    </w:txbxContent>
                  </v:textbox>
                </v:shape>
                <v:shape id="Téglalap feliratnak 113" o:spid="_x0000_s1091" type="#_x0000_t61" style="position:absolute;left:41528;top:6012;width:12910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" adj="-2450,-11264" fillcolor="white [3212]" strokecolor="#243f60 [1604]" strokeweight="1.25pt">
                  <v:textbox inset="1mm,1mm,1mm,1mm">
                    <w:txbxContent>
                      <w:p w14:paraId="702C16C7" w14:textId="77777777" w:rsidR="001F316D" w:rsidRPr="00052E3C" w:rsidRDefault="001F316D" w:rsidP="00052E3C">
                        <w:pPr>
                          <w:pStyle w:val="tblzat2"/>
                          <w:rPr>
                            <w:color w:val="000000" w:themeColor="text1"/>
                          </w:rPr>
                        </w:pPr>
                        <w:r w:rsidRPr="00052E3C">
                          <w:rPr>
                            <w:color w:val="000000" w:themeColor="text1"/>
                          </w:rPr>
                          <w:t xml:space="preserve">Üzenetek kezeléséhez kapcsolódó parancsok </w:t>
                        </w:r>
                      </w:p>
                    </w:txbxContent>
                  </v:textbox>
                </v:shape>
                <v:shape id="Téglalap feliratnak 114" o:spid="_x0000_s1092" type="#_x0000_t61" style="position:absolute;left:54437;top:6011;width:6179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" adj="-5559,-18029" fillcolor="white [3212]" strokecolor="#243f60 [1604]" strokeweight="1.25pt">
                  <v:textbox inset="1mm,1mm,1mm,1mm">
                    <w:txbxContent>
                      <w:p w14:paraId="59F83506" w14:textId="77777777" w:rsidR="001F316D" w:rsidRPr="00052E3C" w:rsidRDefault="001F316D" w:rsidP="00052E3C">
                        <w:pPr>
                          <w:pStyle w:val="tblzat2"/>
                          <w:rPr>
                            <w:color w:val="000000" w:themeColor="text1"/>
                          </w:rPr>
                        </w:pPr>
                        <w:r w:rsidRPr="00052E3C">
                          <w:rPr>
                            <w:color w:val="000000" w:themeColor="text1"/>
                          </w:rPr>
                          <w:t>Menük</w:t>
                        </w:r>
                      </w:p>
                    </w:txbxContent>
                  </v:textbox>
                </v:shape>
                <v:shape id="Téglalap feliratnak 115" o:spid="_x0000_s1093" type="#_x0000_t61" style="position:absolute;left:12438;top:1425;width:9811;height:36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" adj="-13817,16722" fillcolor="white [3212]" strokecolor="#243f60 [1604]" strokeweight="1.25pt">
                  <v:textbox inset="1mm,1mm,1mm,1mm">
                    <w:txbxContent>
                      <w:p w14:paraId="68440657" w14:textId="77777777" w:rsidR="001F316D" w:rsidRPr="00C95525" w:rsidRDefault="001F316D" w:rsidP="00C95525">
                        <w:pPr>
                          <w:pStyle w:val="tblzat2"/>
                          <w:rPr>
                            <w:color w:val="000000" w:themeColor="text1"/>
                          </w:rPr>
                        </w:pPr>
                        <w:r w:rsidRPr="00C95525">
                          <w:rPr>
                            <w:color w:val="000000" w:themeColor="text1"/>
                          </w:rPr>
                          <w:t>Aktuális fel</w:t>
                        </w:r>
                        <w:r>
                          <w:rPr>
                            <w:color w:val="000000" w:themeColor="text1"/>
                          </w:rPr>
                          <w:t>használó</w:t>
                        </w:r>
                      </w:p>
                    </w:txbxContent>
                  </v:textbox>
                </v:shape>
                <v:shape id="Téglalap feliratnak 108" o:spid="_x0000_s1094" type="#_x0000_t61" style="position:absolute;left:13657;top:25266;width:16115;height:6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" adj="-7801,11411" fillcolor="white [3212]" strokecolor="#243f60 [1604]" strokeweight="1.25pt">
                  <v:textbox inset="1mm,1mm,1mm,1mm">
                    <w:txbxContent>
                      <w:p w14:paraId="5C52E578" w14:textId="77777777" w:rsidR="001F316D" w:rsidRPr="006A0F8A" w:rsidRDefault="001F316D" w:rsidP="006A0F8A">
                        <w:pPr>
                          <w:pStyle w:val="tblzat2"/>
                          <w:rPr>
                            <w:color w:val="000000" w:themeColor="text1"/>
                          </w:rPr>
                        </w:pPr>
                        <w:r w:rsidRPr="006A0F8A">
                          <w:rPr>
                            <w:color w:val="000000" w:themeColor="text1"/>
                          </w:rPr>
                          <w:t>Felhasználó által elérhető csoportos postafiókok</w:t>
                        </w:r>
                        <w:r>
                          <w:rPr>
                            <w:color w:val="000000" w:themeColor="text1"/>
                          </w:rPr>
                          <w:t>. A postafiók váltásához kattintson a postafiók nevére!</w:t>
                        </w:r>
                      </w:p>
                    </w:txbxContent>
                  </v:textbox>
                </v:shape>
                <v:shape id="Téglalap feliratnak 182" o:spid="_x0000_s1095" type="#_x0000_t61" style="position:absolute;left:12438;top:7213;width:9811;height:4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" adj="-6409,-6647" fillcolor="white [3212]" strokecolor="#243f60 [1604]" strokeweight="1.25pt">
                  <v:textbox inset="1mm,1mm,1mm,1mm">
                    <w:txbxContent>
                      <w:p w14:paraId="18F809BE" w14:textId="77777777" w:rsidR="001F316D" w:rsidRPr="000B6C43" w:rsidRDefault="001F316D" w:rsidP="003F0D29">
                        <w:pPr>
                          <w:pStyle w:val="tblzat2"/>
                          <w:rPr>
                            <w:color w:val="000000" w:themeColor="text1"/>
                          </w:rPr>
                        </w:pPr>
                        <w:r w:rsidRPr="000B6C43">
                          <w:rPr>
                            <w:color w:val="000000" w:themeColor="text1"/>
                          </w:rPr>
                          <w:t>Postafiók telítettség jelző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6EC7E3F" w14:textId="2C7F11AE" w:rsidR="00983E83" w:rsidRPr="00983E83" w:rsidRDefault="00CD045A" w:rsidP="007E7247">
      <w:pPr>
        <w:pStyle w:val="bra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09" w:name="_Toc507074286"/>
      <w:r w:rsidR="00EF19F8">
        <w:rPr>
          <w:noProof/>
        </w:rPr>
        <w:t>13</w:t>
      </w:r>
      <w:r>
        <w:rPr>
          <w:noProof/>
        </w:rPr>
        <w:fldChar w:fldCharType="end"/>
      </w:r>
      <w:r w:rsidR="007E7247">
        <w:t xml:space="preserve">. ábra </w:t>
      </w:r>
      <w:r w:rsidR="00900C13">
        <w:t>–</w:t>
      </w:r>
      <w:r w:rsidR="007E7247">
        <w:t xml:space="preserve"> Felhasználó felület felépítése</w:t>
      </w:r>
      <w:bookmarkEnd w:id="609"/>
    </w:p>
    <w:p w14:paraId="59B3FF0B" w14:textId="77777777" w:rsidR="00A276DD" w:rsidRDefault="00A276DD" w:rsidP="00D478B5">
      <w:pPr>
        <w:pStyle w:val="Norm"/>
      </w:pPr>
      <w:r>
        <w:t>Üzenetek kezeléséhez kapcsolódó parancsok</w:t>
      </w:r>
    </w:p>
    <w:p w14:paraId="694C1FC3" w14:textId="77777777" w:rsidR="007E7247" w:rsidRDefault="00D478B5" w:rsidP="007E7247">
      <w:pPr>
        <w:keepNext/>
      </w:pPr>
      <w:r>
        <w:rPr>
          <w:noProof/>
        </w:rPr>
        <mc:AlternateContent>
          <mc:Choice Requires="wpc">
            <w:drawing>
              <wp:inline distT="0" distB="0" distL="0" distR="0" wp14:anchorId="5019102D" wp14:editId="6C8E7453">
                <wp:extent cx="5987332" cy="1494845"/>
                <wp:effectExtent l="0" t="0" r="13970" b="0"/>
                <wp:docPr id="59" name="Vászon 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72" name="Kép 172"/>
                          <pic:cNvPicPr/>
                        </pic:nvPicPr>
                        <pic:blipFill rotWithShape="1">
                          <a:blip r:embed="rId5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2947" y="2947"/>
                            <a:ext cx="5983833" cy="269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1" name="Szövegdoboz 54"/>
                        <wps:cNvSpPr txBox="1"/>
                        <wps:spPr>
                          <a:xfrm>
                            <a:off x="0" y="0"/>
                            <a:ext cx="1178388" cy="31174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7823BD9" w14:textId="77777777" w:rsidR="001F316D" w:rsidRDefault="001F316D" w:rsidP="00D478B5">
                              <w:pPr>
                                <w:pStyle w:val="NormlWeb"/>
                              </w:pPr>
                              <w:r>
                                <w:rPr>
                                  <w:rFonts w:ascii="Arial" w:hAnsi="Arial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Szövegdoboz 55"/>
                        <wps:cNvSpPr txBox="1"/>
                        <wps:spPr>
                          <a:xfrm>
                            <a:off x="1192678" y="1870"/>
                            <a:ext cx="852948" cy="31174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4F6E45" w14:textId="77777777" w:rsidR="001F316D" w:rsidRDefault="001F316D" w:rsidP="00D478B5">
                              <w:pPr>
                                <w:pStyle w:val="NormlWeb"/>
                              </w:pPr>
                              <w:r>
                                <w:rPr>
                                  <w:rFonts w:ascii="Arial" w:hAnsi="Arial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Szövegdoboz 56"/>
                        <wps:cNvSpPr txBox="1"/>
                        <wps:spPr>
                          <a:xfrm>
                            <a:off x="2075865" y="1247"/>
                            <a:ext cx="241912" cy="31174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380DF9" w14:textId="77777777" w:rsidR="001F316D" w:rsidRDefault="001F316D" w:rsidP="00D478B5">
                              <w:pPr>
                                <w:pStyle w:val="NormlWeb"/>
                              </w:pPr>
                              <w:r>
                                <w:rPr>
                                  <w:rFonts w:ascii="Arial" w:hAnsi="Arial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Szövegdoboz 57"/>
                        <wps:cNvSpPr txBox="1"/>
                        <wps:spPr>
                          <a:xfrm>
                            <a:off x="2340863" y="2955"/>
                            <a:ext cx="3642417" cy="31174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D68099" w14:textId="77777777" w:rsidR="001F316D" w:rsidRDefault="001F316D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églalap feliratnak 66"/>
                        <wps:cNvSpPr/>
                        <wps:spPr>
                          <a:xfrm>
                            <a:off x="366018" y="442094"/>
                            <a:ext cx="826770" cy="480060"/>
                          </a:xfrm>
                          <a:prstGeom prst="wedgeRectCallout">
                            <a:avLst>
                              <a:gd name="adj1" fmla="val -61342"/>
                              <a:gd name="adj2" fmla="val -102147"/>
                            </a:avLst>
                          </a:prstGeom>
                          <a:solidFill>
                            <a:schemeClr val="bg1"/>
                          </a:solidFill>
                          <a:ln w="158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78C7F4" w14:textId="77777777" w:rsidR="001F316D" w:rsidRDefault="001F316D" w:rsidP="00D478B5">
                              <w:pPr>
                                <w:pStyle w:val="NormlWeb"/>
                                <w:spacing w:before="40" w:after="40"/>
                              </w:pPr>
                              <w:r>
                                <w:rPr>
                                  <w:rFonts w:ascii="Arial" w:hAnsi="Arial"/>
                                  <w:color w:val="000000"/>
                                  <w:sz w:val="18"/>
                                  <w:szCs w:val="18"/>
                                </w:rPr>
                                <w:t>Kereső mező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églalap feliratnak 65"/>
                        <wps:cNvSpPr/>
                        <wps:spPr>
                          <a:xfrm>
                            <a:off x="1365908" y="922129"/>
                            <a:ext cx="826973" cy="480096"/>
                          </a:xfrm>
                          <a:prstGeom prst="wedgeRectCallout">
                            <a:avLst>
                              <a:gd name="adj1" fmla="val -46935"/>
                              <a:gd name="adj2" fmla="val -194901"/>
                            </a:avLst>
                          </a:prstGeom>
                          <a:solidFill>
                            <a:schemeClr val="bg1"/>
                          </a:solidFill>
                          <a:ln w="158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623542" w14:textId="77777777" w:rsidR="001F316D" w:rsidRPr="00D478B5" w:rsidRDefault="001F316D" w:rsidP="00D478B5">
                              <w:pPr>
                                <w:pStyle w:val="tblzat2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Szűrő mezők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Téglalap feliratnak 67"/>
                        <wps:cNvSpPr/>
                        <wps:spPr>
                          <a:xfrm>
                            <a:off x="2461798" y="747462"/>
                            <a:ext cx="826770" cy="556548"/>
                          </a:xfrm>
                          <a:prstGeom prst="wedgeRectCallout">
                            <a:avLst>
                              <a:gd name="adj1" fmla="val -94067"/>
                              <a:gd name="adj2" fmla="val -138590"/>
                            </a:avLst>
                          </a:prstGeom>
                          <a:solidFill>
                            <a:schemeClr val="bg1"/>
                          </a:solidFill>
                          <a:ln w="158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807B426" w14:textId="77777777" w:rsidR="001F316D" w:rsidRPr="00500B1C" w:rsidRDefault="001F316D" w:rsidP="00500B1C">
                              <w:pPr>
                                <w:pStyle w:val="tblzat2"/>
                                <w:rPr>
                                  <w:color w:val="000000" w:themeColor="text1"/>
                                </w:rPr>
                              </w:pPr>
                              <w:r w:rsidRPr="00500B1C">
                                <w:rPr>
                                  <w:color w:val="000000" w:themeColor="text1"/>
                                </w:rPr>
                                <w:t>Kereső és szűrő mezők elrejtése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églalap feliratnak 68"/>
                        <wps:cNvSpPr/>
                        <wps:spPr>
                          <a:xfrm>
                            <a:off x="4464928" y="662031"/>
                            <a:ext cx="687517" cy="556260"/>
                          </a:xfrm>
                          <a:prstGeom prst="wedgeRectCallout">
                            <a:avLst>
                              <a:gd name="adj1" fmla="val -82615"/>
                              <a:gd name="adj2" fmla="val -124303"/>
                            </a:avLst>
                          </a:prstGeom>
                          <a:solidFill>
                            <a:schemeClr val="bg1"/>
                          </a:solidFill>
                          <a:ln w="158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9A6AF9" w14:textId="77777777" w:rsidR="001F316D" w:rsidRDefault="001F316D" w:rsidP="00E42A19">
                              <w:pPr>
                                <w:pStyle w:val="NormlWeb"/>
                                <w:spacing w:before="40" w:after="40"/>
                              </w:pPr>
                              <w:r>
                                <w:rPr>
                                  <w:rFonts w:ascii="Arial" w:hAnsi="Arial"/>
                                  <w:color w:val="000000"/>
                                  <w:sz w:val="18"/>
                                  <w:szCs w:val="18"/>
                                </w:rPr>
                                <w:t>Parancsok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019102D" id="Vászon 59" o:spid="_x0000_s1096" editas="canvas" style="width:471.45pt;height:117.7pt;mso-position-horizontal-relative:char;mso-position-vertical-relative:line" coordsize="59867,149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">
                <v:shape id="_x0000_s1097" type="#_x0000_t75" style="position:absolute;width:59867;height:14947;visibility:visible;mso-wrap-style:square">
                  <v:fill o:detectmouseclick="t"/>
                  <v:path o:connecttype="none"/>
                </v:shape>
                <v:shape id="Kép 172" o:spid="_x0000_s1098" type="#_x0000_t75" style="position:absolute;left:29;top:29;width:59838;height:2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">
                  <v:imagedata r:id="rId58" o:title=""/>
                </v:shape>
                <v:shape id="Szövegdoboz 54" o:spid="_x0000_s1099" type="#_x0000_t202" style="position:absolute;width:11783;height:3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" filled="f" strokecolor="red" strokeweight="2pt">
                  <v:textbox>
                    <w:txbxContent>
                      <w:p w14:paraId="07823BD9" w14:textId="77777777" w:rsidR="001F316D" w:rsidRDefault="001F316D" w:rsidP="00D478B5">
                        <w:pPr>
                          <w:pStyle w:val="NormlWeb"/>
                        </w:pPr>
                        <w:r>
                          <w:rPr>
                            <w:rFonts w:ascii="Arial" w:hAnsi="Arial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Szövegdoboz 55" o:spid="_x0000_s1100" type="#_x0000_t202" style="position:absolute;left:11926;top:18;width:8530;height:3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" filled="f" strokecolor="red" strokeweight="2pt">
                  <v:textbox>
                    <w:txbxContent>
                      <w:p w14:paraId="3E4F6E45" w14:textId="77777777" w:rsidR="001F316D" w:rsidRDefault="001F316D" w:rsidP="00D478B5">
                        <w:pPr>
                          <w:pStyle w:val="NormlWeb"/>
                        </w:pPr>
                        <w:r>
                          <w:rPr>
                            <w:rFonts w:ascii="Arial" w:hAnsi="Arial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Szövegdoboz 56" o:spid="_x0000_s1101" type="#_x0000_t202" style="position:absolute;left:20758;top:12;width:2419;height:3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" filled="f" strokecolor="red" strokeweight="2pt">
                  <v:textbox>
                    <w:txbxContent>
                      <w:p w14:paraId="08380DF9" w14:textId="77777777" w:rsidR="001F316D" w:rsidRDefault="001F316D" w:rsidP="00D478B5">
                        <w:pPr>
                          <w:pStyle w:val="NormlWeb"/>
                        </w:pPr>
                        <w:r>
                          <w:rPr>
                            <w:rFonts w:ascii="Arial" w:hAnsi="Arial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Szövegdoboz 57" o:spid="_x0000_s1102" type="#_x0000_t202" style="position:absolute;left:23408;top:29;width:36424;height:3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" filled="f" strokecolor="red" strokeweight="2pt">
                  <v:textbox>
                    <w:txbxContent>
                      <w:p w14:paraId="6FD68099" w14:textId="77777777" w:rsidR="001F316D" w:rsidRDefault="001F316D"/>
                    </w:txbxContent>
                  </v:textbox>
                </v:shape>
                <v:shape id="Téglalap feliratnak 66" o:spid="_x0000_s1103" type="#_x0000_t61" style="position:absolute;left:3660;top:4420;width:8267;height:4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" adj="-2450,-11264" fillcolor="white [3212]" strokecolor="#243f60 [1604]" strokeweight="1.25pt">
                  <v:textbox inset="1mm,1mm,1mm,1mm">
                    <w:txbxContent>
                      <w:p w14:paraId="7878C7F4" w14:textId="77777777" w:rsidR="001F316D" w:rsidRDefault="001F316D" w:rsidP="00D478B5">
                        <w:pPr>
                          <w:pStyle w:val="NormlWeb"/>
                          <w:spacing w:before="40" w:after="40"/>
                        </w:pPr>
                        <w:r>
                          <w:rPr>
                            <w:rFonts w:ascii="Arial" w:hAnsi="Arial"/>
                            <w:color w:val="000000"/>
                            <w:sz w:val="18"/>
                            <w:szCs w:val="18"/>
                          </w:rPr>
                          <w:t>Kereső mező</w:t>
                        </w:r>
                      </w:p>
                    </w:txbxContent>
                  </v:textbox>
                </v:shape>
                <v:shape id="Téglalap feliratnak 65" o:spid="_x0000_s1104" type="#_x0000_t61" style="position:absolute;left:13659;top:9221;width:8269;height:4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" adj="662,-31299" fillcolor="white [3212]" strokecolor="#243f60 [1604]" strokeweight="1.25pt">
                  <v:textbox inset="1mm,1mm,1mm,1mm">
                    <w:txbxContent>
                      <w:p w14:paraId="10623542" w14:textId="77777777" w:rsidR="001F316D" w:rsidRPr="00D478B5" w:rsidRDefault="001F316D" w:rsidP="00D478B5">
                        <w:pPr>
                          <w:pStyle w:val="tblzat2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Szűrő mezők</w:t>
                        </w:r>
                      </w:p>
                    </w:txbxContent>
                  </v:textbox>
                </v:shape>
                <v:shape id="Téglalap feliratnak 67" o:spid="_x0000_s1105" type="#_x0000_t61" style="position:absolute;left:24617;top:7474;width:8268;height:55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" adj="-9518,-19135" fillcolor="white [3212]" strokecolor="#243f60 [1604]" strokeweight="1.25pt">
                  <v:textbox inset="1mm,1mm,1mm,1mm">
                    <w:txbxContent>
                      <w:p w14:paraId="3807B426" w14:textId="77777777" w:rsidR="001F316D" w:rsidRPr="00500B1C" w:rsidRDefault="001F316D" w:rsidP="00500B1C">
                        <w:pPr>
                          <w:pStyle w:val="tblzat2"/>
                          <w:rPr>
                            <w:color w:val="000000" w:themeColor="text1"/>
                          </w:rPr>
                        </w:pPr>
                        <w:r w:rsidRPr="00500B1C">
                          <w:rPr>
                            <w:color w:val="000000" w:themeColor="text1"/>
                          </w:rPr>
                          <w:t>Kereső és szűrő mezők elrejtése</w:t>
                        </w:r>
                      </w:p>
                    </w:txbxContent>
                  </v:textbox>
                </v:shape>
                <v:shape id="Téglalap feliratnak 68" o:spid="_x0000_s1106" type="#_x0000_t61" style="position:absolute;left:44649;top:6620;width:6875;height:55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" adj="-7045,-16049" fillcolor="white [3212]" strokecolor="#243f60 [1604]" strokeweight="1.25pt">
                  <v:textbox inset="1mm,1mm,1mm,1mm">
                    <w:txbxContent>
                      <w:p w14:paraId="279A6AF9" w14:textId="77777777" w:rsidR="001F316D" w:rsidRDefault="001F316D" w:rsidP="00E42A19">
                        <w:pPr>
                          <w:pStyle w:val="NormlWeb"/>
                          <w:spacing w:before="40" w:after="40"/>
                        </w:pPr>
                        <w:r>
                          <w:rPr>
                            <w:rFonts w:ascii="Arial" w:hAnsi="Arial"/>
                            <w:color w:val="000000"/>
                            <w:sz w:val="18"/>
                            <w:szCs w:val="18"/>
                          </w:rPr>
                          <w:t>Parancsok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86B62B8" w14:textId="2D142BE5" w:rsidR="00D478B5" w:rsidRPr="00D478B5" w:rsidRDefault="00CD045A" w:rsidP="007E7247">
      <w:pPr>
        <w:pStyle w:val="bra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10" w:name="_Toc507074287"/>
      <w:r w:rsidR="00EF19F8">
        <w:rPr>
          <w:noProof/>
        </w:rPr>
        <w:t>14</w:t>
      </w:r>
      <w:r>
        <w:rPr>
          <w:noProof/>
        </w:rPr>
        <w:fldChar w:fldCharType="end"/>
      </w:r>
      <w:r w:rsidR="007E7247">
        <w:t xml:space="preserve">. ábra </w:t>
      </w:r>
      <w:r w:rsidR="00900C13">
        <w:t>–</w:t>
      </w:r>
      <w:r w:rsidR="007E7247">
        <w:t xml:space="preserve"> Üzenetek kezeléséhez kapcsolódó parancsok</w:t>
      </w:r>
      <w:bookmarkEnd w:id="610"/>
    </w:p>
    <w:p w14:paraId="3AB6EF61" w14:textId="77777777" w:rsidR="007E7247" w:rsidRDefault="007E7247">
      <w:r>
        <w:rPr>
          <w:b/>
        </w:rPr>
        <w:br w:type="page"/>
      </w:r>
    </w:p>
    <w:tbl>
      <w:tblPr>
        <w:tblStyle w:val="Tblavonalnelkul"/>
        <w:tblW w:w="0" w:type="auto"/>
        <w:tblLook w:val="04A0" w:firstRow="1" w:lastRow="0" w:firstColumn="1" w:lastColumn="0" w:noHBand="0" w:noVBand="1"/>
      </w:tblPr>
      <w:tblGrid>
        <w:gridCol w:w="3061"/>
        <w:gridCol w:w="6577"/>
      </w:tblGrid>
      <w:tr w:rsidR="00A276DD" w14:paraId="2D80A5F6" w14:textId="77777777" w:rsidTr="00A276DD">
        <w:tc>
          <w:tcPr>
            <w:tcW w:w="3085" w:type="dxa"/>
          </w:tcPr>
          <w:p w14:paraId="170A4178" w14:textId="77777777" w:rsidR="00A276DD" w:rsidRDefault="00A276DD" w:rsidP="00501487">
            <w:pPr>
              <w:pStyle w:val="tblzatcme"/>
            </w:pPr>
            <w:r>
              <w:lastRenderedPageBreak/>
              <w:t>Ikon</w:t>
            </w:r>
            <w:r w:rsidR="00501487">
              <w:t>, funkció</w:t>
            </w:r>
          </w:p>
        </w:tc>
        <w:tc>
          <w:tcPr>
            <w:tcW w:w="6693" w:type="dxa"/>
          </w:tcPr>
          <w:p w14:paraId="7F7E5B47" w14:textId="77777777" w:rsidR="00A276DD" w:rsidRDefault="00A276DD" w:rsidP="00A276DD">
            <w:pPr>
              <w:pStyle w:val="tblzatcme"/>
            </w:pPr>
            <w:r>
              <w:t>Funkció</w:t>
            </w:r>
          </w:p>
        </w:tc>
      </w:tr>
      <w:tr w:rsidR="00A276DD" w14:paraId="3A664CE1" w14:textId="77777777" w:rsidTr="002B31A8">
        <w:tc>
          <w:tcPr>
            <w:tcW w:w="3085" w:type="dxa"/>
            <w:vAlign w:val="top"/>
          </w:tcPr>
          <w:p w14:paraId="3B6B88E3" w14:textId="77777777" w:rsidR="00A276DD" w:rsidRDefault="00A276DD" w:rsidP="002B31A8">
            <w:pPr>
              <w:pStyle w:val="tblzat"/>
            </w:pPr>
            <w:r>
              <w:rPr>
                <w:noProof/>
              </w:rPr>
              <w:drawing>
                <wp:inline distT="0" distB="0" distL="0" distR="0" wp14:anchorId="30117629" wp14:editId="28EECCDA">
                  <wp:extent cx="1192695" cy="270344"/>
                  <wp:effectExtent l="0" t="0" r="7620" b="0"/>
                  <wp:docPr id="53" name="Kép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200645" cy="2721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93" w:type="dxa"/>
          </w:tcPr>
          <w:p w14:paraId="276F40FC" w14:textId="77777777" w:rsidR="003B66A6" w:rsidRDefault="00A276DD" w:rsidP="003B66A6">
            <w:pPr>
              <w:pStyle w:val="tblzat"/>
            </w:pPr>
            <w:r w:rsidRPr="003C3930">
              <w:rPr>
                <w:rStyle w:val="szkiemelflkvr"/>
              </w:rPr>
              <w:t>Keresés</w:t>
            </w:r>
            <w:r w:rsidR="003B66A6">
              <w:t>t indítani az aktuális mappára vonatkozóan címzettre/feladóra, valamint a tárgy mezőre lehet. A kereső mezőbe írja be a keresett szót, majd kattintson a nagyító ikonra.</w:t>
            </w:r>
          </w:p>
          <w:p w14:paraId="721CD930" w14:textId="77777777" w:rsidR="003B66A6" w:rsidRDefault="003B66A6" w:rsidP="003B66A6">
            <w:pPr>
              <w:pStyle w:val="tblzat"/>
            </w:pPr>
            <w:r>
              <w:t>A keresés eredményét az üzenetek listájában láthatja.</w:t>
            </w:r>
          </w:p>
          <w:p w14:paraId="57C4F7E1" w14:textId="77777777" w:rsidR="00C36328" w:rsidRDefault="003B66A6" w:rsidP="003F0D29">
            <w:pPr>
              <w:pStyle w:val="tblzat"/>
            </w:pPr>
            <w:r>
              <w:t xml:space="preserve">Keresés törlése a </w:t>
            </w:r>
            <w:r w:rsidRPr="003B66A6">
              <w:t>kereső mező törlését követően új keresés indításával valósítható meg.</w:t>
            </w:r>
            <w:r>
              <w:t xml:space="preserve"> </w:t>
            </w:r>
          </w:p>
        </w:tc>
      </w:tr>
      <w:tr w:rsidR="00A276DD" w14:paraId="012D9B4F" w14:textId="77777777" w:rsidTr="002B31A8">
        <w:tc>
          <w:tcPr>
            <w:tcW w:w="3085" w:type="dxa"/>
            <w:vAlign w:val="top"/>
          </w:tcPr>
          <w:p w14:paraId="01A01AED" w14:textId="77777777" w:rsidR="00A276DD" w:rsidRDefault="00D548FE" w:rsidP="002B31A8">
            <w:pPr>
              <w:pStyle w:val="tblzat"/>
            </w:pPr>
            <w:r>
              <w:rPr>
                <w:noProof/>
              </w:rPr>
              <w:drawing>
                <wp:inline distT="0" distB="0" distL="0" distR="0" wp14:anchorId="6C358562" wp14:editId="5C4AF7A9">
                  <wp:extent cx="405765" cy="405765"/>
                  <wp:effectExtent l="0" t="0" r="0" b="0"/>
                  <wp:docPr id="69" name="Kép 69" descr="email_re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mail_re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" cy="405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rPr>
                <w:noProof/>
              </w:rPr>
              <w:drawing>
                <wp:inline distT="0" distB="0" distL="0" distR="0" wp14:anchorId="430C005C" wp14:editId="3E76ADD4">
                  <wp:extent cx="405765" cy="405765"/>
                  <wp:effectExtent l="0" t="0" r="0" b="0"/>
                  <wp:docPr id="70" name="Kép 70" descr="email_read_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email_read_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" cy="405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93" w:type="dxa"/>
          </w:tcPr>
          <w:p w14:paraId="763598A3" w14:textId="77777777" w:rsidR="00C36328" w:rsidRDefault="00D548FE" w:rsidP="003F0D29">
            <w:pPr>
              <w:pStyle w:val="tblzat"/>
            </w:pPr>
            <w:r>
              <w:t xml:space="preserve">Olvasatlan üzenetekre való </w:t>
            </w:r>
            <w:r w:rsidRPr="003C3930">
              <w:rPr>
                <w:rStyle w:val="szkiemelflkvr"/>
              </w:rPr>
              <w:t>szűrés</w:t>
            </w:r>
            <w:r>
              <w:t xml:space="preserve">, amelyből az első ikon jelöli, hogy az olvasatlan üzenetekre való szűrés aktív, azaz be van kapcsolva, a második ikon, hogy a szűrés az olvasatlan üzenetekre </w:t>
            </w:r>
            <w:r w:rsidR="00C36328">
              <w:t>nincs</w:t>
            </w:r>
            <w:r>
              <w:t xml:space="preserve"> </w:t>
            </w:r>
            <w:r w:rsidR="00C36328">
              <w:t>be</w:t>
            </w:r>
            <w:r>
              <w:t>kapcsolva.</w:t>
            </w:r>
          </w:p>
        </w:tc>
      </w:tr>
      <w:tr w:rsidR="00A276DD" w14:paraId="5DD4E0AD" w14:textId="77777777" w:rsidTr="009B27BB">
        <w:tc>
          <w:tcPr>
            <w:tcW w:w="3085" w:type="dxa"/>
            <w:vAlign w:val="top"/>
          </w:tcPr>
          <w:p w14:paraId="4DABC88A" w14:textId="77777777" w:rsidR="00A276DD" w:rsidRDefault="00C36328" w:rsidP="009B27BB">
            <w:pPr>
              <w:pStyle w:val="tblzat"/>
            </w:pPr>
            <w:r>
              <w:rPr>
                <w:noProof/>
              </w:rPr>
              <w:drawing>
                <wp:inline distT="0" distB="0" distL="0" distR="0" wp14:anchorId="69F760C6" wp14:editId="52488610">
                  <wp:extent cx="409575" cy="409575"/>
                  <wp:effectExtent l="0" t="0" r="9525" b="0"/>
                  <wp:docPr id="71" name="Kép 71" descr="email_i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email_i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rPr>
                <w:noProof/>
              </w:rPr>
              <w:drawing>
                <wp:inline distT="0" distB="0" distL="0" distR="0" wp14:anchorId="434BF080" wp14:editId="53562C6D">
                  <wp:extent cx="409575" cy="409575"/>
                  <wp:effectExtent l="0" t="0" r="9525" b="0"/>
                  <wp:docPr id="72" name="Kép 72" descr="email_imp_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email_imp_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93" w:type="dxa"/>
          </w:tcPr>
          <w:p w14:paraId="523941BB" w14:textId="77777777" w:rsidR="00A276DD" w:rsidRDefault="00C36328" w:rsidP="00C36328">
            <w:pPr>
              <w:pStyle w:val="tblzat"/>
            </w:pPr>
            <w:r>
              <w:t xml:space="preserve">Sürgős üzenetekre való </w:t>
            </w:r>
            <w:r w:rsidRPr="003C3930">
              <w:rPr>
                <w:rStyle w:val="szkiemelflkvr"/>
              </w:rPr>
              <w:t>szűrés</w:t>
            </w:r>
            <w:r>
              <w:t>, amelyből az első ikon jelöli, hogy a sürgős üzenetekre való szűrés aktív, azaz be van kapcsolva, és a második ikon, hogy a szűrés a sürgős üzenetekre nincs bekapcsolva.</w:t>
            </w:r>
          </w:p>
          <w:p w14:paraId="799B81F1" w14:textId="77777777" w:rsidR="00443D76" w:rsidRDefault="00443D76" w:rsidP="00C36328">
            <w:pPr>
              <w:pStyle w:val="tblzat"/>
            </w:pPr>
          </w:p>
        </w:tc>
      </w:tr>
      <w:tr w:rsidR="00A276DD" w14:paraId="3D60390F" w14:textId="77777777" w:rsidTr="00443D76">
        <w:tc>
          <w:tcPr>
            <w:tcW w:w="3085" w:type="dxa"/>
            <w:vAlign w:val="top"/>
          </w:tcPr>
          <w:p w14:paraId="4ABC3CDD" w14:textId="77777777" w:rsidR="00A276DD" w:rsidRDefault="000F5297" w:rsidP="00443D76">
            <w:pPr>
              <w:pStyle w:val="tblzat"/>
            </w:pPr>
            <w:r>
              <w:rPr>
                <w:noProof/>
              </w:rPr>
              <w:drawing>
                <wp:inline distT="0" distB="0" distL="0" distR="0" wp14:anchorId="2BF327D7" wp14:editId="2A4C3F92">
                  <wp:extent cx="409575" cy="409575"/>
                  <wp:effectExtent l="0" t="0" r="9525" b="9525"/>
                  <wp:docPr id="74" name="Kép 74" descr="email_do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email_do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rPr>
                <w:noProof/>
              </w:rPr>
              <w:drawing>
                <wp:inline distT="0" distB="0" distL="0" distR="0" wp14:anchorId="4A2F7D0F" wp14:editId="1ADD8B0F">
                  <wp:extent cx="409575" cy="409575"/>
                  <wp:effectExtent l="0" t="0" r="9525" b="9525"/>
                  <wp:docPr id="75" name="Kép 75" descr="email_done_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email_done_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93" w:type="dxa"/>
          </w:tcPr>
          <w:p w14:paraId="3277D954" w14:textId="77777777" w:rsidR="00A276DD" w:rsidRDefault="000F5297" w:rsidP="00A276DD">
            <w:pPr>
              <w:pStyle w:val="tblzat"/>
            </w:pPr>
            <w:r>
              <w:t xml:space="preserve">Elintézett üzenetekre való </w:t>
            </w:r>
            <w:r w:rsidRPr="003C3930">
              <w:rPr>
                <w:rStyle w:val="szkiemelflkvr"/>
              </w:rPr>
              <w:t>szűrés</w:t>
            </w:r>
            <w:r>
              <w:t>, amelyből az első ikon jelöli, hogy az elintézett üzenetekre való szűrés aktív, azaz be van kapcsolva, és a második ikon, hogy a szűrés az elintézett üzenetekre nincs bekapcsolva.</w:t>
            </w:r>
          </w:p>
          <w:p w14:paraId="3AD94CB3" w14:textId="77777777" w:rsidR="00443D76" w:rsidRDefault="00443D76" w:rsidP="00A276DD">
            <w:pPr>
              <w:pStyle w:val="tblzat"/>
            </w:pPr>
          </w:p>
        </w:tc>
      </w:tr>
      <w:tr w:rsidR="00A276DD" w14:paraId="5D6F9B28" w14:textId="77777777" w:rsidTr="00443D76">
        <w:tc>
          <w:tcPr>
            <w:tcW w:w="3085" w:type="dxa"/>
            <w:vAlign w:val="top"/>
          </w:tcPr>
          <w:p w14:paraId="2F79B99C" w14:textId="77777777" w:rsidR="00A276DD" w:rsidRDefault="001A3B98" w:rsidP="00443D76">
            <w:pPr>
              <w:pStyle w:val="tblzat"/>
            </w:pPr>
            <w:r>
              <w:rPr>
                <w:noProof/>
              </w:rPr>
              <w:drawing>
                <wp:inline distT="0" distB="0" distL="0" distR="0" wp14:anchorId="402C736D" wp14:editId="0454E030">
                  <wp:extent cx="405765" cy="405765"/>
                  <wp:effectExtent l="0" t="0" r="0" b="0"/>
                  <wp:docPr id="76" name="Kép 76" descr="email_repl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email_repl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" cy="405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rPr>
                <w:noProof/>
              </w:rPr>
              <w:drawing>
                <wp:inline distT="0" distB="0" distL="0" distR="0" wp14:anchorId="47293EC5" wp14:editId="1459E14A">
                  <wp:extent cx="405765" cy="405765"/>
                  <wp:effectExtent l="0" t="0" r="0" b="0"/>
                  <wp:docPr id="77" name="Kép 77" descr="email_reply_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email_reply_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" cy="405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93" w:type="dxa"/>
          </w:tcPr>
          <w:p w14:paraId="6BD2623F" w14:textId="77777777" w:rsidR="00A276DD" w:rsidRDefault="00C21513" w:rsidP="00A276DD">
            <w:pPr>
              <w:pStyle w:val="tblzat"/>
            </w:pPr>
            <w:r>
              <w:t xml:space="preserve">Megválaszolatlan üzenetekre való </w:t>
            </w:r>
            <w:r w:rsidRPr="003C3930">
              <w:rPr>
                <w:rStyle w:val="szkiemelflkvr"/>
              </w:rPr>
              <w:t>szűrés</w:t>
            </w:r>
            <w:r>
              <w:t>, amelyből az első ikon jelöli, hogy a megválaszolatlan üzenetekre való szűrés aktív, azaz be van kapcsolva, és a második ikon, hogy a szűrés a megválaszolatlan üzenetekre nincs bekapcsolva.</w:t>
            </w:r>
          </w:p>
          <w:p w14:paraId="010FFD28" w14:textId="77777777" w:rsidR="00501487" w:rsidRDefault="00501487" w:rsidP="00A276DD">
            <w:pPr>
              <w:pStyle w:val="tblzat"/>
            </w:pPr>
          </w:p>
        </w:tc>
      </w:tr>
      <w:tr w:rsidR="00EF6412" w14:paraId="5666A157" w14:textId="77777777" w:rsidTr="00EF6412">
        <w:tc>
          <w:tcPr>
            <w:tcW w:w="3085" w:type="dxa"/>
            <w:vAlign w:val="top"/>
          </w:tcPr>
          <w:p w14:paraId="1DA02D25" w14:textId="77777777" w:rsidR="00EF6412" w:rsidRDefault="00EF6412" w:rsidP="00EF6412">
            <w:pPr>
              <w:pStyle w:val="tblza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247F91" wp14:editId="2E3EB38C">
                  <wp:extent cx="405765" cy="405765"/>
                  <wp:effectExtent l="0" t="0" r="0" b="0"/>
                  <wp:docPr id="78" name="Kép 78" descr="slide_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slide_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" cy="405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ab/>
            </w:r>
            <w:r>
              <w:rPr>
                <w:noProof/>
              </w:rPr>
              <w:drawing>
                <wp:inline distT="0" distB="0" distL="0" distR="0" wp14:anchorId="367ABB7B" wp14:editId="1D772B50">
                  <wp:extent cx="409575" cy="409575"/>
                  <wp:effectExtent l="0" t="0" r="9525" b="9525"/>
                  <wp:docPr id="79" name="Kép 79" descr="slide_ou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slide_ou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93" w:type="dxa"/>
          </w:tcPr>
          <w:p w14:paraId="24F09AB1" w14:textId="77777777" w:rsidR="00EF6412" w:rsidRDefault="00EF6412" w:rsidP="00EF6412">
            <w:pPr>
              <w:pStyle w:val="tblzat"/>
            </w:pPr>
            <w:r>
              <w:t>Az első ikon segítségével a kereső és szűrő mezőket el lehet rejteni, a második ikon segítségével pedig fel lehet fedni.</w:t>
            </w:r>
          </w:p>
          <w:p w14:paraId="3D6B3F42" w14:textId="77777777" w:rsidR="00501487" w:rsidRDefault="00501487" w:rsidP="00EF6412">
            <w:pPr>
              <w:pStyle w:val="tblzat"/>
            </w:pPr>
          </w:p>
        </w:tc>
      </w:tr>
      <w:tr w:rsidR="00501487" w14:paraId="232AD91B" w14:textId="77777777" w:rsidTr="00EF6412">
        <w:tc>
          <w:tcPr>
            <w:tcW w:w="3085" w:type="dxa"/>
            <w:vAlign w:val="top"/>
          </w:tcPr>
          <w:p w14:paraId="3A4862B1" w14:textId="77777777" w:rsidR="00501487" w:rsidRDefault="00501487" w:rsidP="00EF6412">
            <w:pPr>
              <w:pStyle w:val="tblzat"/>
              <w:rPr>
                <w:noProof/>
              </w:rPr>
            </w:pPr>
            <w:r>
              <w:rPr>
                <w:noProof/>
              </w:rPr>
              <w:t>Új üzenet</w:t>
            </w:r>
          </w:p>
        </w:tc>
        <w:tc>
          <w:tcPr>
            <w:tcW w:w="6693" w:type="dxa"/>
          </w:tcPr>
          <w:p w14:paraId="05FF0336" w14:textId="77777777" w:rsidR="004F2E2B" w:rsidRDefault="00C64F93" w:rsidP="004F2E2B">
            <w:pPr>
              <w:pStyle w:val="tblzat"/>
            </w:pPr>
            <w:r>
              <w:t>Új üzenet létrehozása.</w:t>
            </w:r>
          </w:p>
        </w:tc>
      </w:tr>
      <w:tr w:rsidR="00501487" w14:paraId="74A8CDBC" w14:textId="77777777" w:rsidTr="00EF6412">
        <w:tc>
          <w:tcPr>
            <w:tcW w:w="3085" w:type="dxa"/>
            <w:vAlign w:val="top"/>
          </w:tcPr>
          <w:p w14:paraId="3DD793E9" w14:textId="77777777" w:rsidR="00501487" w:rsidRDefault="00501487" w:rsidP="00EF6412">
            <w:pPr>
              <w:pStyle w:val="tblzat"/>
              <w:rPr>
                <w:noProof/>
              </w:rPr>
            </w:pPr>
            <w:r>
              <w:rPr>
                <w:noProof/>
              </w:rPr>
              <w:t>Válasz</w:t>
            </w:r>
          </w:p>
        </w:tc>
        <w:tc>
          <w:tcPr>
            <w:tcW w:w="6693" w:type="dxa"/>
          </w:tcPr>
          <w:p w14:paraId="125226D7" w14:textId="77777777" w:rsidR="004F2E2B" w:rsidRDefault="00C64F93" w:rsidP="004F2E2B">
            <w:pPr>
              <w:pStyle w:val="tblzat"/>
            </w:pPr>
            <w:r>
              <w:t>Válasz üzenet küldése az eredeti üzenet küldője részére.</w:t>
            </w:r>
          </w:p>
        </w:tc>
      </w:tr>
      <w:tr w:rsidR="00501487" w14:paraId="577769ED" w14:textId="77777777" w:rsidTr="00EF6412">
        <w:tc>
          <w:tcPr>
            <w:tcW w:w="3085" w:type="dxa"/>
            <w:vAlign w:val="top"/>
          </w:tcPr>
          <w:p w14:paraId="0AE99804" w14:textId="77777777" w:rsidR="00501487" w:rsidRDefault="00501487" w:rsidP="00EF6412">
            <w:pPr>
              <w:pStyle w:val="tblzat"/>
              <w:rPr>
                <w:noProof/>
              </w:rPr>
            </w:pPr>
            <w:r>
              <w:rPr>
                <w:noProof/>
              </w:rPr>
              <w:t>Válasz mindenkinek</w:t>
            </w:r>
          </w:p>
        </w:tc>
        <w:tc>
          <w:tcPr>
            <w:tcW w:w="6693" w:type="dxa"/>
          </w:tcPr>
          <w:p w14:paraId="3E798887" w14:textId="77777777" w:rsidR="00501487" w:rsidRDefault="00C64F93" w:rsidP="00EF6412">
            <w:pPr>
              <w:pStyle w:val="tblzat"/>
            </w:pPr>
            <w:r>
              <w:t>Válasz üzenet küldése az eredeti üzenet minden címzettje és másolatban szereplő cím részére.</w:t>
            </w:r>
          </w:p>
        </w:tc>
      </w:tr>
      <w:tr w:rsidR="00501487" w14:paraId="28EDF8B7" w14:textId="77777777" w:rsidTr="00EF6412">
        <w:tc>
          <w:tcPr>
            <w:tcW w:w="3085" w:type="dxa"/>
            <w:vAlign w:val="top"/>
          </w:tcPr>
          <w:p w14:paraId="1B277C7F" w14:textId="77777777" w:rsidR="00501487" w:rsidRDefault="00501487" w:rsidP="00EF6412">
            <w:pPr>
              <w:pStyle w:val="tblzat"/>
              <w:rPr>
                <w:noProof/>
              </w:rPr>
            </w:pPr>
            <w:r>
              <w:rPr>
                <w:noProof/>
              </w:rPr>
              <w:t>Továbbítás</w:t>
            </w:r>
          </w:p>
        </w:tc>
        <w:tc>
          <w:tcPr>
            <w:tcW w:w="6693" w:type="dxa"/>
          </w:tcPr>
          <w:p w14:paraId="54DFCDFB" w14:textId="77777777" w:rsidR="00501487" w:rsidRDefault="00C64F93" w:rsidP="00EF6412">
            <w:pPr>
              <w:pStyle w:val="tblzat"/>
            </w:pPr>
            <w:r>
              <w:t>Üzenet továbbítása.</w:t>
            </w:r>
          </w:p>
        </w:tc>
      </w:tr>
      <w:tr w:rsidR="00501487" w14:paraId="21DDF33E" w14:textId="77777777" w:rsidTr="00EF6412">
        <w:tc>
          <w:tcPr>
            <w:tcW w:w="3085" w:type="dxa"/>
            <w:vAlign w:val="top"/>
          </w:tcPr>
          <w:p w14:paraId="4C6B58D9" w14:textId="77777777" w:rsidR="00501487" w:rsidRDefault="00501487" w:rsidP="00EF6412">
            <w:pPr>
              <w:pStyle w:val="tblzat"/>
              <w:rPr>
                <w:noProof/>
              </w:rPr>
            </w:pPr>
            <w:r>
              <w:rPr>
                <w:noProof/>
              </w:rPr>
              <w:t>Törlés</w:t>
            </w:r>
          </w:p>
        </w:tc>
        <w:tc>
          <w:tcPr>
            <w:tcW w:w="6693" w:type="dxa"/>
          </w:tcPr>
          <w:p w14:paraId="4D3C6AE7" w14:textId="77777777" w:rsidR="00501487" w:rsidRDefault="00C64F93" w:rsidP="00EF6412">
            <w:pPr>
              <w:pStyle w:val="tblzat"/>
            </w:pPr>
            <w:r>
              <w:t>Üzenet törlése</w:t>
            </w:r>
            <w:r w:rsidR="009826C2">
              <w:t>.</w:t>
            </w:r>
          </w:p>
        </w:tc>
      </w:tr>
      <w:tr w:rsidR="00501487" w14:paraId="3E996AC0" w14:textId="77777777" w:rsidTr="00EF6412">
        <w:tc>
          <w:tcPr>
            <w:tcW w:w="3085" w:type="dxa"/>
            <w:vAlign w:val="top"/>
          </w:tcPr>
          <w:p w14:paraId="5AC94466" w14:textId="77777777" w:rsidR="00501487" w:rsidRDefault="007130CB" w:rsidP="00EF6412">
            <w:pPr>
              <w:pStyle w:val="tblza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C5566E" wp14:editId="5091A6E8">
                  <wp:extent cx="858319" cy="234087"/>
                  <wp:effectExtent l="0" t="0" r="0" b="0"/>
                  <wp:docPr id="37" name="Kép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857786" cy="2339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93" w:type="dxa"/>
          </w:tcPr>
          <w:p w14:paraId="7651E3B4" w14:textId="77777777" w:rsidR="00501487" w:rsidRDefault="00C64F93" w:rsidP="008C0D92">
            <w:pPr>
              <w:pStyle w:val="tblzat"/>
            </w:pPr>
            <w:r>
              <w:t>Üzenet letöltése</w:t>
            </w:r>
            <w:r w:rsidR="004C5C5B">
              <w:t xml:space="preserve"> (Betekintő ablakban, üzenet megnyitását követően)</w:t>
            </w:r>
          </w:p>
        </w:tc>
      </w:tr>
    </w:tbl>
    <w:p w14:paraId="1EA1130E" w14:textId="77777777" w:rsidR="003542A0" w:rsidRDefault="003542A0" w:rsidP="003542A0">
      <w:pPr>
        <w:pStyle w:val="cm2"/>
        <w:numPr>
          <w:ilvl w:val="0"/>
          <w:numId w:val="0"/>
        </w:numPr>
        <w:ind w:left="680"/>
      </w:pPr>
    </w:p>
    <w:p w14:paraId="2464C89E" w14:textId="77777777" w:rsidR="003542A0" w:rsidRDefault="003542A0" w:rsidP="003542A0">
      <w:pPr>
        <w:rPr>
          <w:spacing w:val="20"/>
          <w:sz w:val="26"/>
          <w:szCs w:val="26"/>
        </w:rPr>
      </w:pPr>
      <w:r>
        <w:br w:type="page"/>
      </w:r>
    </w:p>
    <w:p w14:paraId="497128A5" w14:textId="77777777" w:rsidR="0091058A" w:rsidRDefault="0091058A" w:rsidP="0078187C">
      <w:pPr>
        <w:pStyle w:val="cm2"/>
      </w:pPr>
      <w:bookmarkStart w:id="611" w:name="_Toc507056584"/>
      <w:r>
        <w:lastRenderedPageBreak/>
        <w:t>Archiválás</w:t>
      </w:r>
      <w:bookmarkEnd w:id="611"/>
    </w:p>
    <w:p w14:paraId="15311437" w14:textId="77777777" w:rsidR="00335BE1" w:rsidRDefault="00906B76" w:rsidP="004A1BFA">
      <w:pPr>
        <w:rPr>
          <w:noProof/>
        </w:rPr>
      </w:pPr>
      <w:r>
        <w:rPr>
          <w:noProof/>
        </w:rPr>
        <w:t>A menüben az Archiválás menüpontot választva lehetősége van a felhasználónak a postafiók üzeneteinek csopor</w:t>
      </w:r>
      <w:r w:rsidR="004A1BFA">
        <w:rPr>
          <w:noProof/>
        </w:rPr>
        <w:t>tos archiválására és törlésére.</w:t>
      </w:r>
    </w:p>
    <w:p w14:paraId="16E14665" w14:textId="77777777" w:rsidR="003542A0" w:rsidRDefault="003542A0" w:rsidP="004A1BFA">
      <w:pPr>
        <w:rPr>
          <w:noProof/>
        </w:rPr>
      </w:pPr>
      <w:r>
        <w:rPr>
          <w:noProof/>
        </w:rPr>
        <w:drawing>
          <wp:inline distT="0" distB="0" distL="0" distR="0" wp14:anchorId="7EBCF050" wp14:editId="315C2BB1">
            <wp:extent cx="6108065" cy="694690"/>
            <wp:effectExtent l="0" t="0" r="6985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63DF2" w14:textId="77777777" w:rsidR="003542A0" w:rsidRPr="003542A0" w:rsidRDefault="003542A0" w:rsidP="003541BA">
      <w:pPr>
        <w:pStyle w:val="szmoz1"/>
        <w:numPr>
          <w:ilvl w:val="0"/>
          <w:numId w:val="0"/>
        </w:numPr>
        <w:rPr>
          <w:i/>
          <w:noProof/>
        </w:rPr>
      </w:pPr>
      <w:r>
        <w:rPr>
          <w:noProof/>
        </w:rPr>
        <w:t xml:space="preserve">Az archiválásra postafiókonként van lehetőség. </w:t>
      </w:r>
      <w:r w:rsidRPr="003542A0">
        <w:rPr>
          <w:b/>
          <w:i/>
          <w:noProof/>
        </w:rPr>
        <w:t>Csoportos postafiók archiválásakor amennyiben lehetséges, más felhasználók NE módosítsák a postafiókot!</w:t>
      </w:r>
    </w:p>
    <w:p w14:paraId="16936208" w14:textId="77777777" w:rsidR="003542A0" w:rsidRDefault="003542A0" w:rsidP="004A1BFA">
      <w:pPr>
        <w:rPr>
          <w:noProof/>
        </w:rPr>
      </w:pPr>
      <w:r>
        <w:rPr>
          <w:noProof/>
        </w:rPr>
        <w:t>A funkció működése:</w:t>
      </w:r>
    </w:p>
    <w:p w14:paraId="2F247CB6" w14:textId="77777777" w:rsidR="00EC2F7B" w:rsidRDefault="008F052D" w:rsidP="00EC2F7B">
      <w:pPr>
        <w:keepNext/>
      </w:pPr>
      <w:r>
        <w:rPr>
          <w:noProof/>
        </w:rPr>
        <mc:AlternateContent>
          <mc:Choice Requires="wpc">
            <w:drawing>
              <wp:inline distT="0" distB="0" distL="0" distR="0" wp14:anchorId="3804FE3E" wp14:editId="329A5B4E">
                <wp:extent cx="5954572" cy="4418380"/>
                <wp:effectExtent l="0" t="0" r="8255" b="0"/>
                <wp:docPr id="22" name="Vászon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83" name="Kép 183"/>
                          <pic:cNvPicPr preferRelativeResize="0"/>
                        </pic:nvPicPr>
                        <pic:blipFill rotWithShape="1"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7" y="79911"/>
                            <a:ext cx="3704400" cy="2044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84" name="Szövegdoboz 55"/>
                        <wps:cNvSpPr txBox="1"/>
                        <wps:spPr>
                          <a:xfrm>
                            <a:off x="102389" y="511270"/>
                            <a:ext cx="3441062" cy="92400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185C47" w14:textId="77777777" w:rsidR="001F316D" w:rsidRDefault="001F316D" w:rsidP="008F052D">
                              <w:pPr>
                                <w:pStyle w:val="NormlWeb"/>
                              </w:pPr>
                              <w:r>
                                <w:rPr>
                                  <w:rFonts w:ascii="Arial" w:hAnsi="Arial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Szövegdoboz 55"/>
                        <wps:cNvSpPr txBox="1"/>
                        <wps:spPr>
                          <a:xfrm>
                            <a:off x="102361" y="1435300"/>
                            <a:ext cx="1231572" cy="212529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3757DA" w14:textId="77777777" w:rsidR="001F316D" w:rsidRDefault="001F316D" w:rsidP="008F052D">
                              <w:pPr>
                                <w:pStyle w:val="NormlWeb"/>
                              </w:pPr>
                              <w:r>
                                <w:rPr>
                                  <w:rFonts w:ascii="Arial" w:hAnsi="Arial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Szövegdoboz 55"/>
                        <wps:cNvSpPr txBox="1"/>
                        <wps:spPr>
                          <a:xfrm>
                            <a:off x="1333995" y="1435507"/>
                            <a:ext cx="204968" cy="212083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C7F030" w14:textId="77777777" w:rsidR="001F316D" w:rsidRDefault="001F316D" w:rsidP="008F052D">
                              <w:pPr>
                                <w:pStyle w:val="NormlWeb"/>
                              </w:pPr>
                              <w:r>
                                <w:rPr>
                                  <w:rFonts w:ascii="Arial" w:hAnsi="Arial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Szövegdoboz 55"/>
                        <wps:cNvSpPr txBox="1"/>
                        <wps:spPr>
                          <a:xfrm>
                            <a:off x="1538904" y="1435304"/>
                            <a:ext cx="965787" cy="21112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C56920" w14:textId="77777777" w:rsidR="001F316D" w:rsidRDefault="001F316D" w:rsidP="008F052D">
                              <w:pPr>
                                <w:pStyle w:val="NormlWeb"/>
                              </w:pPr>
                              <w:r>
                                <w:rPr>
                                  <w:rFonts w:ascii="Arial" w:hAnsi="Arial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Szövegdoboz 55"/>
                        <wps:cNvSpPr txBox="1"/>
                        <wps:spPr>
                          <a:xfrm>
                            <a:off x="697800" y="108982"/>
                            <a:ext cx="885177" cy="25887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F594B0" w14:textId="77777777" w:rsidR="001F316D" w:rsidRDefault="001F316D" w:rsidP="008F052D">
                              <w:pPr>
                                <w:pStyle w:val="NormlWeb"/>
                              </w:pPr>
                              <w:r>
                                <w:rPr>
                                  <w:rFonts w:ascii="Arial" w:hAnsi="Arial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Téglalap feliratnak 190"/>
                        <wps:cNvSpPr/>
                        <wps:spPr>
                          <a:xfrm>
                            <a:off x="3528528" y="36020"/>
                            <a:ext cx="1375549" cy="479425"/>
                          </a:xfrm>
                          <a:prstGeom prst="wedgeRectCallout">
                            <a:avLst>
                              <a:gd name="adj1" fmla="val -195014"/>
                              <a:gd name="adj2" fmla="val -2995"/>
                            </a:avLst>
                          </a:prstGeom>
                          <a:solidFill>
                            <a:schemeClr val="bg1"/>
                          </a:solidFill>
                          <a:ln w="158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99911B" w14:textId="77777777" w:rsidR="001F316D" w:rsidRPr="008F052D" w:rsidRDefault="001F316D" w:rsidP="008F052D">
                              <w:pPr>
                                <w:pStyle w:val="tblzat2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Archiválásra kijelölt postafiók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Téglalap feliratnak 191"/>
                        <wps:cNvSpPr/>
                        <wps:spPr>
                          <a:xfrm>
                            <a:off x="1956542" y="960875"/>
                            <a:ext cx="1876230" cy="380217"/>
                          </a:xfrm>
                          <a:prstGeom prst="wedgeRectCallout">
                            <a:avLst>
                              <a:gd name="adj1" fmla="val -36852"/>
                              <a:gd name="adj2" fmla="val -81426"/>
                            </a:avLst>
                          </a:prstGeom>
                          <a:solidFill>
                            <a:schemeClr val="bg1"/>
                          </a:solidFill>
                          <a:ln w="158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99A200" w14:textId="77777777" w:rsidR="001F316D" w:rsidRPr="00247E62" w:rsidRDefault="001F316D" w:rsidP="00247E62">
                              <w:pPr>
                                <w:pStyle w:val="tblzat20"/>
                                <w:spacing w:before="120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Letölthető archívumok listája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Téglalap feliratnak 192"/>
                        <wps:cNvSpPr/>
                        <wps:spPr>
                          <a:xfrm>
                            <a:off x="4000934" y="657624"/>
                            <a:ext cx="1875790" cy="683485"/>
                          </a:xfrm>
                          <a:prstGeom prst="wedgeRectCallout">
                            <a:avLst>
                              <a:gd name="adj1" fmla="val -77812"/>
                              <a:gd name="adj2" fmla="val -29452"/>
                            </a:avLst>
                          </a:prstGeom>
                          <a:solidFill>
                            <a:schemeClr val="bg1"/>
                          </a:solidFill>
                          <a:ln w="158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8A5951" w14:textId="77777777" w:rsidR="001F316D" w:rsidRPr="00F8007D" w:rsidRDefault="001F316D" w:rsidP="00F8007D">
                              <w:pPr>
                                <w:pStyle w:val="tblzat2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A megfelelő sor kiválasztásával az </w:t>
                              </w:r>
                              <w:r w:rsidRPr="00AC3884">
                                <w:rPr>
                                  <w:b/>
                                  <w:color w:val="000000" w:themeColor="text1"/>
                                </w:rPr>
                                <w:t>archiválást követő 15 napon belül itt érhetőek el, tölthetőek le vagy törölhetőek az előzőleg elkészített archívumok</w:t>
                              </w:r>
                              <w:r>
                                <w:rPr>
                                  <w:color w:val="000000" w:themeColor="text1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Téglalap feliratnak 193"/>
                        <wps:cNvSpPr/>
                        <wps:spPr>
                          <a:xfrm>
                            <a:off x="3011183" y="2123955"/>
                            <a:ext cx="2609784" cy="965076"/>
                          </a:xfrm>
                          <a:prstGeom prst="wedgeRectCallout">
                            <a:avLst>
                              <a:gd name="adj1" fmla="val -70550"/>
                              <a:gd name="adj2" fmla="val -102646"/>
                            </a:avLst>
                          </a:prstGeom>
                          <a:solidFill>
                            <a:schemeClr val="bg1"/>
                          </a:solidFill>
                          <a:ln w="158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C1096B" w14:textId="77777777" w:rsidR="001F316D" w:rsidRDefault="001F316D" w:rsidP="00BD1F9D">
                              <w:pPr>
                                <w:pStyle w:val="NormlWeb"/>
                                <w:spacing w:before="40" w:after="40" w:line="180" w:lineRule="exact"/>
                                <w:rPr>
                                  <w:rFonts w:ascii="Hind Regular" w:hAnsi="Hind Regular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 w:rsidRPr="00AC3884">
                                <w:rPr>
                                  <w:rFonts w:ascii="Hind Regular" w:hAnsi="Hind Regular"/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  <w:t>A gomb segítségével indítható a megadott végdátummal bezárólag érintett üzenetek archiválása</w:t>
                              </w:r>
                              <w:r>
                                <w:rPr>
                                  <w:rFonts w:ascii="Hind Regular" w:hAnsi="Hind Regular"/>
                                  <w:color w:val="000000"/>
                                  <w:sz w:val="18"/>
                                  <w:szCs w:val="18"/>
                                </w:rPr>
                                <w:t>. A művelet végeztével az új archívum új sorként jelenik meg.</w:t>
                              </w:r>
                            </w:p>
                            <w:p w14:paraId="4A931BDF" w14:textId="77777777" w:rsidR="001F316D" w:rsidRDefault="001F316D" w:rsidP="00BD1F9D">
                              <w:pPr>
                                <w:pStyle w:val="NormlWeb"/>
                                <w:spacing w:before="40" w:after="40" w:line="180" w:lineRule="exact"/>
                              </w:pPr>
                              <w:r>
                                <w:rPr>
                                  <w:rFonts w:ascii="Hind Regular" w:hAnsi="Hind Regular"/>
                                  <w:color w:val="000000"/>
                                  <w:sz w:val="18"/>
                                  <w:szCs w:val="18"/>
                                </w:rPr>
                                <w:t>Amennyiben nincs a feltételnek megfelelő üzenet, arról a rendszer üzenetet küld.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Téglalap feliratnak 194"/>
                        <wps:cNvSpPr/>
                        <wps:spPr>
                          <a:xfrm>
                            <a:off x="914284" y="2124321"/>
                            <a:ext cx="1875155" cy="706662"/>
                          </a:xfrm>
                          <a:prstGeom prst="wedgeRectCallout">
                            <a:avLst>
                              <a:gd name="adj1" fmla="val -23161"/>
                              <a:gd name="adj2" fmla="val -129737"/>
                            </a:avLst>
                          </a:prstGeom>
                          <a:solidFill>
                            <a:schemeClr val="bg1"/>
                          </a:solidFill>
                          <a:ln w="158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04BE0D" w14:textId="77777777" w:rsidR="001F316D" w:rsidRDefault="001F316D" w:rsidP="00BD1F9D">
                              <w:pPr>
                                <w:pStyle w:val="NormlWeb"/>
                                <w:spacing w:before="40" w:after="40" w:line="180" w:lineRule="exact"/>
                              </w:pPr>
                              <w:r>
                                <w:rPr>
                                  <w:rFonts w:ascii="Hind Regular" w:hAnsi="Hind Regular"/>
                                  <w:color w:val="000000"/>
                                  <w:sz w:val="18"/>
                                  <w:szCs w:val="18"/>
                                </w:rPr>
                                <w:t>Az alapértelmezettként megjelenő dátum az aktuális dátum -1 nap, amely a beépített naptár segítségével tetszőlegesen változtatható.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" name="Kép 166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5181" y="3303591"/>
                            <a:ext cx="2329180" cy="1033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804FE3E" id="Vászon 22" o:spid="_x0000_s1107" editas="canvas" style="width:468.85pt;height:347.9pt;mso-position-horizontal-relative:char;mso-position-vertical-relative:line" coordsize="59543,441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">
                <v:shape id="_x0000_s1108" type="#_x0000_t75" style="position:absolute;width:59543;height:44183;visibility:visible;mso-wrap-style:square">
                  <v:fill o:detectmouseclick="t"/>
                  <v:path o:connecttype="none"/>
                </v:shape>
                <v:shape id="Kép 183" o:spid="_x0000_s1109" type="#_x0000_t75" style="position:absolute;top:799;width:37044;height:2044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">
                  <v:imagedata r:id="rId74" o:title=""/>
                </v:shape>
                <v:shape id="Szövegdoboz 55" o:spid="_x0000_s1110" type="#_x0000_t202" style="position:absolute;left:1023;top:5112;width:34411;height:9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" filled="f" strokecolor="red" strokeweight="2pt">
                  <v:textbox>
                    <w:txbxContent>
                      <w:p w14:paraId="1C185C47" w14:textId="77777777" w:rsidR="001F316D" w:rsidRDefault="001F316D" w:rsidP="008F052D">
                        <w:pPr>
                          <w:pStyle w:val="NormlWeb"/>
                        </w:pPr>
                        <w:r>
                          <w:rPr>
                            <w:rFonts w:ascii="Arial" w:hAnsi="Arial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Szövegdoboz 55" o:spid="_x0000_s1111" type="#_x0000_t202" style="position:absolute;left:1023;top:14353;width:12316;height:2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" filled="f" strokecolor="red" strokeweight="2pt">
                  <v:textbox>
                    <w:txbxContent>
                      <w:p w14:paraId="193757DA" w14:textId="77777777" w:rsidR="001F316D" w:rsidRDefault="001F316D" w:rsidP="008F052D">
                        <w:pPr>
                          <w:pStyle w:val="NormlWeb"/>
                        </w:pPr>
                        <w:r>
                          <w:rPr>
                            <w:rFonts w:ascii="Arial" w:hAnsi="Arial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Szövegdoboz 55" o:spid="_x0000_s1112" type="#_x0000_t202" style="position:absolute;left:13339;top:14355;width:2050;height:2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" filled="f" strokecolor="red" strokeweight="2pt">
                  <v:textbox>
                    <w:txbxContent>
                      <w:p w14:paraId="49C7F030" w14:textId="77777777" w:rsidR="001F316D" w:rsidRDefault="001F316D" w:rsidP="008F052D">
                        <w:pPr>
                          <w:pStyle w:val="NormlWeb"/>
                        </w:pPr>
                        <w:r>
                          <w:rPr>
                            <w:rFonts w:ascii="Arial" w:hAnsi="Arial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Szövegdoboz 55" o:spid="_x0000_s1113" type="#_x0000_t202" style="position:absolute;left:15389;top:14353;width:9657;height:2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" filled="f" strokecolor="red" strokeweight="2pt">
                  <v:textbox>
                    <w:txbxContent>
                      <w:p w14:paraId="04C56920" w14:textId="77777777" w:rsidR="001F316D" w:rsidRDefault="001F316D" w:rsidP="008F052D">
                        <w:pPr>
                          <w:pStyle w:val="NormlWeb"/>
                        </w:pPr>
                        <w:r>
                          <w:rPr>
                            <w:rFonts w:ascii="Arial" w:hAnsi="Arial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Szövegdoboz 55" o:spid="_x0000_s1114" type="#_x0000_t202" style="position:absolute;left:6978;top:1089;width:8851;height:2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" filled="f" strokecolor="red" strokeweight="2pt">
                  <v:textbox>
                    <w:txbxContent>
                      <w:p w14:paraId="5CF594B0" w14:textId="77777777" w:rsidR="001F316D" w:rsidRDefault="001F316D" w:rsidP="008F052D">
                        <w:pPr>
                          <w:pStyle w:val="NormlWeb"/>
                        </w:pPr>
                        <w:r>
                          <w:rPr>
                            <w:rFonts w:ascii="Arial" w:hAnsi="Arial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Téglalap feliratnak 190" o:spid="_x0000_s1115" type="#_x0000_t61" style="position:absolute;left:35285;top:360;width:13755;height:4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" adj="-31323,10153" fillcolor="white [3212]" strokecolor="#243f60 [1604]" strokeweight="1.25pt">
                  <v:textbox inset="1mm,1mm,1mm,1mm">
                    <w:txbxContent>
                      <w:p w14:paraId="0199911B" w14:textId="77777777" w:rsidR="001F316D" w:rsidRPr="008F052D" w:rsidRDefault="001F316D" w:rsidP="008F052D">
                        <w:pPr>
                          <w:pStyle w:val="tblzat2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Archiválásra kijelölt postafiók</w:t>
                        </w:r>
                      </w:p>
                    </w:txbxContent>
                  </v:textbox>
                </v:shape>
                <v:shape id="Téglalap feliratnak 191" o:spid="_x0000_s1116" type="#_x0000_t61" style="position:absolute;left:19565;top:9608;width:18762;height:38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" adj="2840,-6788" fillcolor="white [3212]" strokecolor="#243f60 [1604]" strokeweight="1.25pt">
                  <v:textbox inset="1mm,1mm,1mm,1mm">
                    <w:txbxContent>
                      <w:p w14:paraId="3F99A200" w14:textId="77777777" w:rsidR="001F316D" w:rsidRPr="00247E62" w:rsidRDefault="001F316D" w:rsidP="00247E62">
                        <w:pPr>
                          <w:pStyle w:val="tblzat20"/>
                          <w:spacing w:before="120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Letölthető archívumok listája</w:t>
                        </w:r>
                      </w:p>
                    </w:txbxContent>
                  </v:textbox>
                </v:shape>
                <v:shape id="Téglalap feliratnak 192" o:spid="_x0000_s1117" type="#_x0000_t61" style="position:absolute;left:40009;top:6576;width:18758;height:68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" adj="-6007,4438" fillcolor="white [3212]" strokecolor="#243f60 [1604]" strokeweight="1.25pt">
                  <v:textbox inset="1mm,1mm,1mm,1mm">
                    <w:txbxContent>
                      <w:p w14:paraId="108A5951" w14:textId="77777777" w:rsidR="001F316D" w:rsidRPr="00F8007D" w:rsidRDefault="001F316D" w:rsidP="00F8007D">
                        <w:pPr>
                          <w:pStyle w:val="tblzat2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A megfelelő sor kiválasztásával az </w:t>
                        </w:r>
                        <w:r w:rsidRPr="00AC3884">
                          <w:rPr>
                            <w:b/>
                            <w:color w:val="000000" w:themeColor="text1"/>
                          </w:rPr>
                          <w:t>archiválást követő 15 napon belül itt érhetőek el, tölthetőek le vagy törölhetőek az előzőleg elkészített archívumok</w:t>
                        </w:r>
                        <w:r>
                          <w:rPr>
                            <w:color w:val="000000" w:themeColor="text1"/>
                          </w:rPr>
                          <w:t>.</w:t>
                        </w:r>
                      </w:p>
                    </w:txbxContent>
                  </v:textbox>
                </v:shape>
                <v:shape id="Téglalap feliratnak 193" o:spid="_x0000_s1118" type="#_x0000_t61" style="position:absolute;left:30111;top:21239;width:26098;height:96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" adj="-4439,-11372" fillcolor="white [3212]" strokecolor="#243f60 [1604]" strokeweight="1.25pt">
                  <v:textbox inset="1mm,1mm,1mm,1mm">
                    <w:txbxContent>
                      <w:p w14:paraId="2AC1096B" w14:textId="77777777" w:rsidR="001F316D" w:rsidRDefault="001F316D" w:rsidP="00BD1F9D">
                        <w:pPr>
                          <w:pStyle w:val="NormlWeb"/>
                          <w:spacing w:before="40" w:after="40" w:line="180" w:lineRule="exact"/>
                          <w:rPr>
                            <w:rFonts w:ascii="Hind Regular" w:hAnsi="Hind Regular"/>
                            <w:color w:val="000000"/>
                            <w:sz w:val="18"/>
                            <w:szCs w:val="18"/>
                          </w:rPr>
                        </w:pPr>
                        <w:r w:rsidRPr="00AC3884">
                          <w:rPr>
                            <w:rFonts w:ascii="Hind Regular" w:hAnsi="Hind Regular"/>
                            <w:b/>
                            <w:color w:val="000000"/>
                            <w:sz w:val="18"/>
                            <w:szCs w:val="18"/>
                          </w:rPr>
                          <w:t>A gomb segítségével indítható a megadott végdátummal bezárólag érintett üzenetek archiválása</w:t>
                        </w:r>
                        <w:r>
                          <w:rPr>
                            <w:rFonts w:ascii="Hind Regular" w:hAnsi="Hind Regular"/>
                            <w:color w:val="000000"/>
                            <w:sz w:val="18"/>
                            <w:szCs w:val="18"/>
                          </w:rPr>
                          <w:t>. A művelet végeztével az új archívum új sorként jelenik meg.</w:t>
                        </w:r>
                      </w:p>
                      <w:p w14:paraId="4A931BDF" w14:textId="77777777" w:rsidR="001F316D" w:rsidRDefault="001F316D" w:rsidP="00BD1F9D">
                        <w:pPr>
                          <w:pStyle w:val="NormlWeb"/>
                          <w:spacing w:before="40" w:after="40" w:line="180" w:lineRule="exact"/>
                        </w:pPr>
                        <w:r>
                          <w:rPr>
                            <w:rFonts w:ascii="Hind Regular" w:hAnsi="Hind Regular"/>
                            <w:color w:val="000000"/>
                            <w:sz w:val="18"/>
                            <w:szCs w:val="18"/>
                          </w:rPr>
                          <w:t>Amennyiben nincs a feltételnek megfelelő üzenet, arról a rendszer üzenetet küld.</w:t>
                        </w:r>
                      </w:p>
                    </w:txbxContent>
                  </v:textbox>
                </v:shape>
                <v:shape id="Téglalap feliratnak 194" o:spid="_x0000_s1119" type="#_x0000_t61" style="position:absolute;left:9142;top:21243;width:18752;height:7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" adj="5797,-17223" fillcolor="white [3212]" strokecolor="#243f60 [1604]" strokeweight="1.25pt">
                  <v:textbox inset="1mm,1mm,1mm,1mm">
                    <w:txbxContent>
                      <w:p w14:paraId="2704BE0D" w14:textId="77777777" w:rsidR="001F316D" w:rsidRDefault="001F316D" w:rsidP="00BD1F9D">
                        <w:pPr>
                          <w:pStyle w:val="NormlWeb"/>
                          <w:spacing w:before="40" w:after="40" w:line="180" w:lineRule="exact"/>
                        </w:pPr>
                        <w:r>
                          <w:rPr>
                            <w:rFonts w:ascii="Hind Regular" w:hAnsi="Hind Regular"/>
                            <w:color w:val="000000"/>
                            <w:sz w:val="18"/>
                            <w:szCs w:val="18"/>
                          </w:rPr>
                          <w:t>Az alapértelmezettként megjelenő dátum az aktuális dátum -1 nap, amely a beépített naptár segítségével tetszőlegesen változtatható.</w:t>
                        </w:r>
                      </w:p>
                    </w:txbxContent>
                  </v:textbox>
                </v:shape>
                <v:shape id="Kép 166" o:spid="_x0000_s1120" type="#_x0000_t75" style="position:absolute;left:18551;top:33035;width:23292;height:10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">
                  <v:imagedata r:id="rId75" o:title=""/>
                </v:shape>
                <w10:anchorlock/>
              </v:group>
            </w:pict>
          </mc:Fallback>
        </mc:AlternateContent>
      </w:r>
    </w:p>
    <w:p w14:paraId="25D1279D" w14:textId="57D715B5" w:rsidR="00335BE1" w:rsidRDefault="00EC2F7B" w:rsidP="00EC2F7B">
      <w:pPr>
        <w:pStyle w:val="braalrs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bookmarkStart w:id="612" w:name="_Toc507074288"/>
      <w:r w:rsidR="00EF19F8">
        <w:rPr>
          <w:noProof/>
        </w:rPr>
        <w:t>15</w:t>
      </w:r>
      <w:r>
        <w:rPr>
          <w:noProof/>
        </w:rPr>
        <w:fldChar w:fldCharType="end"/>
      </w:r>
      <w:r>
        <w:t xml:space="preserve">. ábra </w:t>
      </w:r>
      <w:r w:rsidR="00900C13">
        <w:t>–</w:t>
      </w:r>
      <w:r>
        <w:t xml:space="preserve"> Archiválás</w:t>
      </w:r>
      <w:bookmarkEnd w:id="612"/>
    </w:p>
    <w:p w14:paraId="63E96F2D" w14:textId="77777777" w:rsidR="003542A0" w:rsidRDefault="003542A0" w:rsidP="003541BA">
      <w:pPr>
        <w:spacing w:after="0"/>
        <w:rPr>
          <w:noProof/>
        </w:rPr>
      </w:pPr>
      <w:r>
        <w:rPr>
          <w:noProof/>
        </w:rPr>
        <w:t>Az archiválás során az alábbi szempontokat vegye figyelembe:</w:t>
      </w:r>
    </w:p>
    <w:p w14:paraId="0D5AF395" w14:textId="77777777" w:rsidR="004A1BFA" w:rsidRDefault="004A1BFA" w:rsidP="004A1BFA">
      <w:pPr>
        <w:pStyle w:val="szmoz1"/>
      </w:pPr>
      <w:r>
        <w:t xml:space="preserve">Az archiválás befejezését követően az archivált üzenetek automatikusan törlésre kerülnek, ezért a </w:t>
      </w:r>
      <w:r w:rsidRPr="00B42AC9">
        <w:rPr>
          <w:b/>
          <w:i/>
        </w:rPr>
        <w:t>végdátum kiválasztásánál ügyeljen arra, hogy azon üzeneteket archiválja, amelyre már nem kell válaszüzenetet küldenie</w:t>
      </w:r>
      <w:r w:rsidR="003541BA">
        <w:rPr>
          <w:b/>
          <w:i/>
        </w:rPr>
        <w:t>!</w:t>
      </w:r>
    </w:p>
    <w:p w14:paraId="753F539F" w14:textId="77777777" w:rsidR="004A1BFA" w:rsidRDefault="004A1BFA" w:rsidP="004A1BFA">
      <w:pPr>
        <w:pStyle w:val="szmoz1"/>
      </w:pPr>
      <w:r>
        <w:t>A Piszkozatok kivételével minden üzenet archiválásra kerül, amely a végdátummal megegyező napon, vagy azt megelőzően érkezett</w:t>
      </w:r>
      <w:r w:rsidR="003541BA">
        <w:t xml:space="preserve"> vagy került elküldésre</w:t>
      </w:r>
      <w:r>
        <w:t>.</w:t>
      </w:r>
    </w:p>
    <w:p w14:paraId="1977F951" w14:textId="77777777" w:rsidR="004A1BFA" w:rsidRDefault="004A1BFA" w:rsidP="004A1BFA">
      <w:pPr>
        <w:pStyle w:val="szmoz1"/>
      </w:pPr>
      <w:r>
        <w:lastRenderedPageBreak/>
        <w:t xml:space="preserve">Az </w:t>
      </w:r>
      <w:r w:rsidRPr="00B35997">
        <w:rPr>
          <w:b/>
          <w:i/>
        </w:rPr>
        <w:t>archívumok letöltése az elkészítést követő 15 napon belül lehetséges</w:t>
      </w:r>
      <w:r>
        <w:t xml:space="preserve">. Ennek lejártát követően az archívum véglegesen törlésre kerül, ezért annak elérésére, letöltésére a későbbiekben nincs lehetőség. Az említett 15 napot követően a GIRO Zrt. sem tudja </w:t>
      </w:r>
      <w:r w:rsidR="00CB38CE">
        <w:t>vissza</w:t>
      </w:r>
      <w:r>
        <w:t>állítani az archívumokat.</w:t>
      </w:r>
    </w:p>
    <w:p w14:paraId="2AA46A53" w14:textId="77777777" w:rsidR="0091058A" w:rsidRPr="0091058A" w:rsidRDefault="004A1BFA" w:rsidP="00247E62">
      <w:pPr>
        <w:pStyle w:val="szmoz1"/>
      </w:pPr>
      <w:r>
        <w:t>Az archívum mentést követően egy *.gma fájl készül, amely tartalmaz egy tartalomjegyzék fájlt, v</w:t>
      </w:r>
      <w:r w:rsidR="00CB38CE">
        <w:t>alamint a *.gmzip állományokat, amely a GMInfo alkalmazással könnyen ellenőrizhető, kezelhető.</w:t>
      </w:r>
      <w:r w:rsidR="00666587">
        <w:t xml:space="preserve"> A *.gma fájl nevében az archiválás során kivál</w:t>
      </w:r>
      <w:r w:rsidR="00D15DA8">
        <w:t>a</w:t>
      </w:r>
      <w:r w:rsidR="00666587">
        <w:t>sztott végdátum feltüntetésre kerül.</w:t>
      </w:r>
    </w:p>
    <w:p w14:paraId="008FBA16" w14:textId="77777777" w:rsidR="0078187C" w:rsidRDefault="0078187C" w:rsidP="0078187C">
      <w:pPr>
        <w:pStyle w:val="cm2"/>
      </w:pPr>
      <w:bookmarkStart w:id="613" w:name="_Toc507056585"/>
      <w:r>
        <w:t>Beállítások</w:t>
      </w:r>
      <w:bookmarkEnd w:id="613"/>
    </w:p>
    <w:p w14:paraId="24E29FDB" w14:textId="77777777" w:rsidR="00833788" w:rsidRDefault="007341CA" w:rsidP="005A13B8">
      <w:pPr>
        <w:pStyle w:val="felsorolcm"/>
      </w:pPr>
      <w:r>
        <w:t>A menü</w:t>
      </w:r>
      <w:r w:rsidR="00F529D5">
        <w:t>ben</w:t>
      </w:r>
      <w:r>
        <w:t xml:space="preserve"> a beállítások menüpontot választva az alábbi beállítások megadására </w:t>
      </w:r>
      <w:r w:rsidR="005A13B8">
        <w:t>van lehetősége a felhasználónak:</w:t>
      </w:r>
    </w:p>
    <w:p w14:paraId="251B6170" w14:textId="77777777" w:rsidR="00FE776B" w:rsidRDefault="00FA6272" w:rsidP="005A13B8">
      <w:pPr>
        <w:pStyle w:val="felsorol"/>
      </w:pPr>
      <w:r w:rsidRPr="00FA6272">
        <w:rPr>
          <w:b/>
        </w:rPr>
        <w:t>Alapértelmezett gmzip kiterjesztés:</w:t>
      </w:r>
      <w:r>
        <w:t xml:space="preserve"> </w:t>
      </w:r>
      <w:r w:rsidR="00803662">
        <w:t>Üzenetek letöltési kiterjesztésének megadása</w:t>
      </w:r>
      <w:r w:rsidR="008C32A4">
        <w:t xml:space="preserve"> (alapértelmezett értéke: igen, azaz</w:t>
      </w:r>
      <w:r w:rsidR="00FE776B">
        <w:t xml:space="preserve"> </w:t>
      </w:r>
      <w:r w:rsidR="008C32A4">
        <w:t>a</w:t>
      </w:r>
      <w:r w:rsidR="00FE776B">
        <w:t>z üzenet</w:t>
      </w:r>
      <w:r w:rsidR="008C32A4">
        <w:t>ek</w:t>
      </w:r>
      <w:r w:rsidR="00FE776B">
        <w:t xml:space="preserve"> </w:t>
      </w:r>
      <w:r w:rsidR="00FE776B" w:rsidRPr="004A0113">
        <w:rPr>
          <w:rStyle w:val="szkiemelflkvr"/>
        </w:rPr>
        <w:t>gmzip</w:t>
      </w:r>
      <w:r w:rsidR="00FE776B">
        <w:t xml:space="preserve"> kiterjesztéssel kerülnek mentés</w:t>
      </w:r>
      <w:r w:rsidR="008C32A4">
        <w:t>r</w:t>
      </w:r>
      <w:r w:rsidR="00FE776B">
        <w:t>e</w:t>
      </w:r>
      <w:r w:rsidR="008C32A4">
        <w:t>):</w:t>
      </w:r>
      <w:r w:rsidR="00CF5608">
        <w:t xml:space="preserve"> „nem” érték esetén</w:t>
      </w:r>
      <w:r w:rsidR="00FE776B">
        <w:t xml:space="preserve"> az üzenetek </w:t>
      </w:r>
      <w:r w:rsidR="00FE776B" w:rsidRPr="004A0113">
        <w:rPr>
          <w:rStyle w:val="szkiemelflkvr"/>
        </w:rPr>
        <w:t>zip</w:t>
      </w:r>
      <w:r w:rsidR="00FE776B">
        <w:t xml:space="preserve"> kiterjesztéssel kerülnek mentésre.</w:t>
      </w:r>
    </w:p>
    <w:p w14:paraId="2675D29A" w14:textId="77777777" w:rsidR="005A13B8" w:rsidRDefault="00FA6272" w:rsidP="005A13B8">
      <w:pPr>
        <w:pStyle w:val="felsorol"/>
      </w:pPr>
      <w:r w:rsidRPr="00FA6272">
        <w:rPr>
          <w:b/>
        </w:rPr>
        <w:t>Betekintő alapértelmezett használata:</w:t>
      </w:r>
      <w:r>
        <w:t xml:space="preserve"> </w:t>
      </w:r>
      <w:r w:rsidR="000E6446">
        <w:t>A</w:t>
      </w:r>
      <w:r w:rsidR="005A13B8">
        <w:t>z alapképernyőn betekintő ablak megjelenítése</w:t>
      </w:r>
      <w:r w:rsidR="00A3123D">
        <w:t xml:space="preserve"> (alapértelmezett értéke: igen, azaz a betekintő ablak megjelenik):</w:t>
      </w:r>
      <w:r w:rsidR="00A3123D">
        <w:tab/>
      </w:r>
      <w:r w:rsidR="00A3123D">
        <w:br/>
        <w:t xml:space="preserve">Figyelem! A betekintő ablak használata mellett a kiválasztott </w:t>
      </w:r>
      <w:r w:rsidR="00F32C12">
        <w:t>üzenet</w:t>
      </w:r>
      <w:r w:rsidR="00A3123D">
        <w:t xml:space="preserve"> automatikusan olvasottnak minősül. A betekintő ablak használata nélkül a</w:t>
      </w:r>
      <w:r w:rsidR="00F32C12">
        <w:t>z</w:t>
      </w:r>
      <w:r w:rsidR="00A3123D">
        <w:t xml:space="preserve"> </w:t>
      </w:r>
      <w:r w:rsidR="00F32C12">
        <w:t>üzenet</w:t>
      </w:r>
      <w:r w:rsidR="00A3123D">
        <w:t xml:space="preserve"> csak megnyitást követően válik olvasott státuszúvá.</w:t>
      </w:r>
    </w:p>
    <w:p w14:paraId="111D3607" w14:textId="77777777" w:rsidR="005A13B8" w:rsidRDefault="00CF5608" w:rsidP="005A13B8">
      <w:pPr>
        <w:pStyle w:val="felsorol"/>
      </w:pPr>
      <w:r w:rsidRPr="00FA6272">
        <w:rPr>
          <w:b/>
        </w:rPr>
        <w:t>Értesítés felbontásról alapértelmezetten</w:t>
      </w:r>
      <w:r w:rsidR="00F32C12" w:rsidRPr="00FA6272">
        <w:rPr>
          <w:b/>
        </w:rPr>
        <w:t>:</w:t>
      </w:r>
      <w:r w:rsidR="00F32C12">
        <w:t xml:space="preserve"> </w:t>
      </w:r>
      <w:r w:rsidR="00F80F97">
        <w:t>„</w:t>
      </w:r>
      <w:r w:rsidR="0035611C">
        <w:t>igen</w:t>
      </w:r>
      <w:r w:rsidR="00F80F97">
        <w:t>”</w:t>
      </w:r>
      <w:r w:rsidR="0035611C">
        <w:t xml:space="preserve"> érték esetében </w:t>
      </w:r>
      <w:r w:rsidR="00F32C12">
        <w:t xml:space="preserve">a felhasználó által küldött üzenetről </w:t>
      </w:r>
      <w:r w:rsidR="0035611C">
        <w:t xml:space="preserve">a </w:t>
      </w:r>
      <w:r w:rsidR="00F80F97">
        <w:t>„</w:t>
      </w:r>
      <w:r w:rsidR="0035611C">
        <w:t>nyugta</w:t>
      </w:r>
      <w:r w:rsidR="00F80F97">
        <w:t>”</w:t>
      </w:r>
      <w:r w:rsidR="0035611C">
        <w:t xml:space="preserve"> kérése automatikusan kiválasztásra kerül</w:t>
      </w:r>
      <w:r w:rsidR="000E6446">
        <w:t>.</w:t>
      </w:r>
    </w:p>
    <w:p w14:paraId="28AE5EBB" w14:textId="77777777" w:rsidR="005A13B8" w:rsidRDefault="00FA6272" w:rsidP="005A13B8">
      <w:pPr>
        <w:pStyle w:val="felsorol"/>
      </w:pPr>
      <w:r w:rsidRPr="00FA6272">
        <w:rPr>
          <w:b/>
        </w:rPr>
        <w:t>Szemetes ürítése kilépéskor:</w:t>
      </w:r>
      <w:r>
        <w:t xml:space="preserve"> </w:t>
      </w:r>
      <w:r w:rsidR="00E531A4">
        <w:t xml:space="preserve">a Törölt üzenetek mappában lévő üzenetek </w:t>
      </w:r>
      <w:r w:rsidR="00A829F0">
        <w:t>kilépéskor vég</w:t>
      </w:r>
      <w:r w:rsidR="001564C0">
        <w:t>legesen törlésre kerül</w:t>
      </w:r>
      <w:r w:rsidR="00E531A4">
        <w:t>nek</w:t>
      </w:r>
      <w:r w:rsidR="001564C0">
        <w:t>.</w:t>
      </w:r>
    </w:p>
    <w:p w14:paraId="44750642" w14:textId="77777777" w:rsidR="008F72A5" w:rsidRDefault="008F72A5" w:rsidP="005A13B8">
      <w:pPr>
        <w:pStyle w:val="felsorol"/>
      </w:pPr>
      <w:r w:rsidRPr="00FA6272">
        <w:rPr>
          <w:b/>
        </w:rPr>
        <w:t>Timeout határérték (perc):</w:t>
      </w:r>
      <w:r w:rsidR="004B53DF">
        <w:t xml:space="preserve"> a felhasználónak lehetősége van megadni 10 és 420 perc közötti értékben, hogy inaktivitás miatt hány perc múlva lépjen ki az alkalmazás. A timeout érték lejárta előtt 2 perccel a felhasználó értesítést kap, amely</w:t>
      </w:r>
      <w:r w:rsidR="004969B8">
        <w:t>ben</w:t>
      </w:r>
      <w:r w:rsidR="004B53DF">
        <w:t xml:space="preserve"> lehetősége van a munkát folytatni.</w:t>
      </w:r>
      <w:r w:rsidR="00F41AFE">
        <w:t xml:space="preserve"> További inaktivitás esetén a 2 perc lejártát követően az alkalmazás automatikusan kilép.</w:t>
      </w:r>
    </w:p>
    <w:p w14:paraId="587DFDC2" w14:textId="77777777" w:rsidR="000C1CC1" w:rsidRDefault="000C1CC1" w:rsidP="005A13B8">
      <w:pPr>
        <w:pStyle w:val="felsorol"/>
      </w:pPr>
      <w:r w:rsidRPr="00FA6272">
        <w:rPr>
          <w:b/>
        </w:rPr>
        <w:t>Törölt üzenetek megtartása (nap):</w:t>
      </w:r>
      <w:r>
        <w:t xml:space="preserve"> abban </w:t>
      </w:r>
      <w:r w:rsidR="006608DC">
        <w:t xml:space="preserve">az esetben, ha a </w:t>
      </w:r>
      <w:r w:rsidR="00F80F97">
        <w:t>„</w:t>
      </w:r>
      <w:r w:rsidR="006608DC">
        <w:t>Törölt üzenetek</w:t>
      </w:r>
      <w:r w:rsidR="00F80F97">
        <w:t>”</w:t>
      </w:r>
      <w:r w:rsidR="006608DC">
        <w:t xml:space="preserve"> mappa ürítése kilépéskor funkció nincs bekapcsolva</w:t>
      </w:r>
      <w:r w:rsidR="00340BEB">
        <w:t>, úgy beállítható, hogy a „Törölt üzenetek” mappában az üzenetek hány napig legyenek elérhetőek. Amennyiben a Törölt üzenetek mappa kilépéskor ürítésre kerül, úgy ez a paraméter nem értelmezett.</w:t>
      </w:r>
    </w:p>
    <w:p w14:paraId="747CF3A9" w14:textId="77777777" w:rsidR="00890BEF" w:rsidRDefault="00890BEF" w:rsidP="005A13B8">
      <w:pPr>
        <w:pStyle w:val="felsorol"/>
      </w:pPr>
      <w:r w:rsidRPr="00FA6272">
        <w:rPr>
          <w:b/>
        </w:rPr>
        <w:t>Új üzenetek ellenőrzése</w:t>
      </w:r>
      <w:r w:rsidR="0067486D">
        <w:t xml:space="preserve"> (perc):</w:t>
      </w:r>
      <w:r w:rsidR="00A415E4">
        <w:t xml:space="preserve"> a felhasználónak lehetősége van megadni 5 és 30 perc közötti értékben, hogy milyen gyakran kerüljön ellenőrzésre, hogy érkezett-e üzenete.</w:t>
      </w:r>
    </w:p>
    <w:p w14:paraId="789C81B8" w14:textId="77777777" w:rsidR="000C1CC1" w:rsidRDefault="00FA6272" w:rsidP="005A13B8">
      <w:pPr>
        <w:pStyle w:val="felsorol"/>
      </w:pPr>
      <w:r w:rsidRPr="00FA6272">
        <w:rPr>
          <w:b/>
        </w:rPr>
        <w:t>Üzenet megjelenítése oldalanként</w:t>
      </w:r>
      <w:r w:rsidR="00AF25F2" w:rsidRPr="00FA6272">
        <w:rPr>
          <w:b/>
        </w:rPr>
        <w:t>:</w:t>
      </w:r>
      <w:r w:rsidR="00AF25F2">
        <w:t xml:space="preserve"> a felhasználónak lehetősége van megadni</w:t>
      </w:r>
      <w:r w:rsidR="00191A17">
        <w:t xml:space="preserve"> 30 és 200 közötti értékben</w:t>
      </w:r>
      <w:r w:rsidR="00AF25F2">
        <w:t xml:space="preserve">, hogy az üzenetek listában egy oldalon hány darab üzenet jelenjen meg. </w:t>
      </w:r>
    </w:p>
    <w:p w14:paraId="27295C44" w14:textId="77777777" w:rsidR="00F529D5" w:rsidRDefault="00FA6272" w:rsidP="00FA6272">
      <w:pPr>
        <w:pStyle w:val="felsorolcm"/>
        <w:ind w:left="1701"/>
      </w:pPr>
      <w:r>
        <w:t>Az</w:t>
      </w:r>
      <w:r w:rsidR="00F529D5">
        <w:t xml:space="preserve"> alábbi központilag beállított értékekről kap információt a felhasználó:</w:t>
      </w:r>
    </w:p>
    <w:p w14:paraId="78C5703F" w14:textId="77777777" w:rsidR="00F529D5" w:rsidRDefault="00F529D5" w:rsidP="00FA6272">
      <w:pPr>
        <w:pStyle w:val="felsorol"/>
        <w:ind w:left="1701"/>
      </w:pPr>
      <w:r>
        <w:t>maximális üzenet mérete,</w:t>
      </w:r>
    </w:p>
    <w:p w14:paraId="49700F08" w14:textId="77777777" w:rsidR="00F529D5" w:rsidRDefault="00F529D5" w:rsidP="00FA6272">
      <w:pPr>
        <w:pStyle w:val="felsorol"/>
        <w:ind w:left="1701"/>
      </w:pPr>
      <w:r>
        <w:t>postafiók mérete.</w:t>
      </w:r>
    </w:p>
    <w:p w14:paraId="6AFD8058" w14:textId="77777777" w:rsidR="00FA6272" w:rsidRPr="00FA6272" w:rsidRDefault="00FA6272" w:rsidP="000142A8">
      <w:pPr>
        <w:pStyle w:val="felsorol"/>
        <w:rPr>
          <w:b/>
        </w:rPr>
      </w:pPr>
      <w:r w:rsidRPr="00FA6272">
        <w:rPr>
          <w:b/>
        </w:rPr>
        <w:lastRenderedPageBreak/>
        <w:t xml:space="preserve">GMInfo letöltése: </w:t>
      </w:r>
      <w:r w:rsidR="000142A8" w:rsidRPr="000142A8">
        <w:t>A</w:t>
      </w:r>
      <w:r w:rsidR="000142A8">
        <w:t xml:space="preserve"> GMInfo alkalmazás letölthető a GIROMail felületéről. </w:t>
      </w:r>
      <w:r w:rsidR="000142A8" w:rsidRPr="000142A8">
        <w:t>A GIRO Zrt. a GMInfo alkalmazást a GIROHáló szolgáltatás GIROMail szolgálatási eleméhez kapcsolódóan fejlesztette annak érdekében, hogy a GIROMail szolgáltatásból mentett üzeneteket a felhasználóknak lehetőségük legyen a későbbiekben GIROMail alkalmazástól függetlenül megtekinteni. Az alkalmazás segítségével lehetőség van az üzenet sértetlenségének, hitelességének ellenőrzésére, az időpecsét, valamint az üzenet tartalmának megjelenítésére, csatolmányok mentésére.</w:t>
      </w:r>
    </w:p>
    <w:p w14:paraId="1A319307" w14:textId="4C079177" w:rsidR="007341CA" w:rsidRDefault="007341CA" w:rsidP="00833788">
      <w:r>
        <w:t>A beállítások mind a felhasználói fiókra, mind pedig a felhasználó által elérhető csoportos postafiókra érvényesek.</w:t>
      </w:r>
      <w:r w:rsidR="00973563">
        <w:t xml:space="preserve"> Más felhasználónak ugyanarra a csoportos postafiókra a saját beállításai vonatkoznak.</w:t>
      </w:r>
    </w:p>
    <w:p w14:paraId="7AE22C1C" w14:textId="77777777" w:rsidR="00470C37" w:rsidRDefault="00470C37" w:rsidP="00833788">
      <w:r>
        <w:t>Alapértelmezett postafiókot a felhasználónak lehetősége van választani oly módon, hogy az alkalmazás bejelentkezéskor abba a postafiókba lépteti be, amelyből az előző használat alkalmával kilépett.</w:t>
      </w:r>
    </w:p>
    <w:p w14:paraId="51C333B1" w14:textId="77777777" w:rsidR="005A13B8" w:rsidRPr="00833788" w:rsidRDefault="000142A8" w:rsidP="00BE070C">
      <w:pPr>
        <w:jc w:val="center"/>
      </w:pPr>
      <w:r>
        <w:rPr>
          <w:noProof/>
        </w:rPr>
        <w:drawing>
          <wp:inline distT="0" distB="0" distL="0" distR="0" wp14:anchorId="66AD7D73" wp14:editId="28B294DF">
            <wp:extent cx="2771775" cy="2771775"/>
            <wp:effectExtent l="0" t="0" r="9525" b="952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Java_1_8_0_45_06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0" cy="2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0184" w14:textId="77777777" w:rsidR="008F7F91" w:rsidRDefault="00CD045A" w:rsidP="005C6527">
      <w:pPr>
        <w:pStyle w:val="braalrs"/>
        <w:rPr>
          <w:smallCaps/>
          <w:spacing w:val="20"/>
          <w:sz w:val="26"/>
          <w:szCs w:val="26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14" w:name="_Toc507074289"/>
      <w:r w:rsidR="00EF19F8">
        <w:rPr>
          <w:noProof/>
        </w:rPr>
        <w:t>16</w:t>
      </w:r>
      <w:r>
        <w:rPr>
          <w:noProof/>
        </w:rPr>
        <w:fldChar w:fldCharType="end"/>
      </w:r>
      <w:r w:rsidR="00121F88">
        <w:t>. ábra – Beállítások megadása</w:t>
      </w:r>
      <w:bookmarkEnd w:id="614"/>
      <w:r w:rsidR="00BE070C">
        <w:br/>
      </w:r>
    </w:p>
    <w:p w14:paraId="307DF43B" w14:textId="77777777" w:rsidR="0078187C" w:rsidRDefault="0078187C" w:rsidP="0078187C">
      <w:pPr>
        <w:pStyle w:val="cm2"/>
      </w:pPr>
      <w:bookmarkStart w:id="615" w:name="_Toc507056586"/>
      <w:r>
        <w:t>Címlisták kezelése</w:t>
      </w:r>
      <w:bookmarkEnd w:id="615"/>
    </w:p>
    <w:p w14:paraId="6B0F35A7" w14:textId="77777777" w:rsidR="00616542" w:rsidRDefault="009E397E" w:rsidP="00616542">
      <w:r>
        <w:t>A GIROMail üzenetküldő alkalmazás segítségével regisztrált felhasználók és csoportok részére lehet üzenetet küldeni.</w:t>
      </w:r>
    </w:p>
    <w:p w14:paraId="418A26AD" w14:textId="77777777" w:rsidR="000A0AAE" w:rsidRDefault="000A0AAE" w:rsidP="00616542">
      <w:r>
        <w:t xml:space="preserve">A címek között keresni névre, cégnévre, valamint bankkódra </w:t>
      </w:r>
      <w:r w:rsidR="00487148">
        <w:t>lehetséges</w:t>
      </w:r>
      <w:r>
        <w:t xml:space="preserve">. </w:t>
      </w:r>
    </w:p>
    <w:p w14:paraId="6BFAA0F9" w14:textId="77777777" w:rsidR="009E397E" w:rsidRDefault="009E397E" w:rsidP="00616542">
      <w:r>
        <w:t>A címlista menüpont segítségével lehetősége van a felhasználónak a címlistában szereplő felhasználókból</w:t>
      </w:r>
      <w:r w:rsidR="007774DA">
        <w:t>,</w:t>
      </w:r>
      <w:r>
        <w:t xml:space="preserve"> valamint csoportokból saját címlisták, ún. kedvencek létrehozás</w:t>
      </w:r>
      <w:r w:rsidR="007774DA">
        <w:t>á</w:t>
      </w:r>
      <w:r>
        <w:t>ra</w:t>
      </w:r>
      <w:r w:rsidR="00FC3966">
        <w:t xml:space="preserve"> (jelenleg egy listához </w:t>
      </w:r>
      <w:r w:rsidR="00670110">
        <w:t>10</w:t>
      </w:r>
      <w:r w:rsidR="00FC3966">
        <w:t>0 címzett hozzárendelése lehetséges)</w:t>
      </w:r>
      <w:r>
        <w:t>, amely a későbbiek során megkönnyíti a gyakran használt csoportok címzését.</w:t>
      </w:r>
    </w:p>
    <w:p w14:paraId="08FE6067" w14:textId="77777777" w:rsidR="006719E4" w:rsidRDefault="006719E4" w:rsidP="00616542">
      <w:r>
        <w:t>Csoportos postafiók esetében a kedvenc lista minden a csoporthoz rendelt felhasználó esetén hozzáférhető, így a kedvenc listákat egyszer kell létr</w:t>
      </w:r>
      <w:r w:rsidR="00265650">
        <w:t>e</w:t>
      </w:r>
      <w:r>
        <w:t>hozni.</w:t>
      </w:r>
    </w:p>
    <w:p w14:paraId="21C51148" w14:textId="77777777" w:rsidR="00553A25" w:rsidRDefault="00553A25" w:rsidP="00616542">
      <w:r>
        <w:rPr>
          <w:noProof/>
        </w:rPr>
        <w:lastRenderedPageBreak/>
        <mc:AlternateContent>
          <mc:Choice Requires="wpc">
            <w:drawing>
              <wp:inline distT="0" distB="0" distL="0" distR="0" wp14:anchorId="6605FEA9" wp14:editId="0F077675">
                <wp:extent cx="6122822" cy="2809036"/>
                <wp:effectExtent l="0" t="0" r="0" b="0"/>
                <wp:docPr id="116" name="Vászon 1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71" name="Kép 171"/>
                          <pic:cNvPicPr/>
                        </pic:nvPicPr>
                        <pic:blipFill rotWithShape="1">
                          <a:blip r:embed="rId7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31799" y="12421"/>
                            <a:ext cx="6091023" cy="23942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0" name="Szövegdoboz 36"/>
                        <wps:cNvSpPr txBox="1"/>
                        <wps:spPr>
                          <a:xfrm>
                            <a:off x="3122166" y="180878"/>
                            <a:ext cx="2956765" cy="15621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ED07FD" w14:textId="77777777" w:rsidR="001F316D" w:rsidRDefault="001F316D" w:rsidP="005D78E1">
                              <w:pPr>
                                <w:pStyle w:val="NormlWeb"/>
                                <w:spacing w:before="0" w:after="200" w:line="276" w:lineRule="auto"/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Szövegdoboz 35"/>
                        <wps:cNvSpPr txBox="1"/>
                        <wps:spPr>
                          <a:xfrm>
                            <a:off x="31798" y="180770"/>
                            <a:ext cx="3090367" cy="15621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38107D" w14:textId="77777777" w:rsidR="001F316D" w:rsidRDefault="001F316D" w:rsidP="005D78E1">
                              <w:pPr>
                                <w:pStyle w:val="NormlWeb"/>
                                <w:spacing w:before="0" w:after="200" w:line="276" w:lineRule="auto"/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Szövegdoboz 37"/>
                        <wps:cNvSpPr txBox="1"/>
                        <wps:spPr>
                          <a:xfrm>
                            <a:off x="39113" y="336969"/>
                            <a:ext cx="2918826" cy="1811482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CA2233" w14:textId="77777777" w:rsidR="001F316D" w:rsidRDefault="001F316D" w:rsidP="005D78E1">
                              <w:pPr>
                                <w:pStyle w:val="NormlWeb"/>
                                <w:spacing w:before="0" w:after="200" w:line="276" w:lineRule="auto"/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Szövegdoboz 38"/>
                        <wps:cNvSpPr txBox="1"/>
                        <wps:spPr>
                          <a:xfrm>
                            <a:off x="3122088" y="336860"/>
                            <a:ext cx="2956463" cy="1813831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4BE89D" w14:textId="77777777" w:rsidR="001F316D" w:rsidRDefault="001F316D" w:rsidP="005D78E1">
                              <w:pPr>
                                <w:pStyle w:val="NormlWeb"/>
                                <w:spacing w:before="0" w:after="200" w:line="276" w:lineRule="auto"/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Téglalap feliratnak 121"/>
                        <wps:cNvSpPr/>
                        <wps:spPr>
                          <a:xfrm>
                            <a:off x="437150" y="2209695"/>
                            <a:ext cx="1504950" cy="558800"/>
                          </a:xfrm>
                          <a:prstGeom prst="wedgeRectCallout">
                            <a:avLst>
                              <a:gd name="adj1" fmla="val 71620"/>
                              <a:gd name="adj2" fmla="val -115888"/>
                            </a:avLst>
                          </a:prstGeom>
                          <a:solidFill>
                            <a:schemeClr val="bg1"/>
                          </a:solidFill>
                          <a:ln w="158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3597A7" w14:textId="77777777" w:rsidR="001F316D" w:rsidRPr="005D78E1" w:rsidRDefault="001F316D" w:rsidP="005D78E1">
                              <w:pPr>
                                <w:pStyle w:val="tblzat2"/>
                                <w:rPr>
                                  <w:color w:val="000000" w:themeColor="text1"/>
                                </w:rPr>
                              </w:pPr>
                              <w:r w:rsidRPr="005D78E1">
                                <w:rPr>
                                  <w:color w:val="000000" w:themeColor="text1"/>
                                </w:rPr>
                                <w:t>Szűrő feltételnek megfelelő, még ki nem választott címek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églalap feliratnak 122"/>
                        <wps:cNvSpPr/>
                        <wps:spPr>
                          <a:xfrm>
                            <a:off x="112261" y="1250429"/>
                            <a:ext cx="1665332" cy="834179"/>
                          </a:xfrm>
                          <a:prstGeom prst="wedgeRectCallout">
                            <a:avLst>
                              <a:gd name="adj1" fmla="val 7642"/>
                              <a:gd name="adj2" fmla="val -167375"/>
                            </a:avLst>
                          </a:prstGeom>
                          <a:solidFill>
                            <a:schemeClr val="bg1"/>
                          </a:solidFill>
                          <a:ln w="158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398665" w14:textId="77777777" w:rsidR="001F316D" w:rsidRDefault="001F316D" w:rsidP="005D78E1">
                              <w:pPr>
                                <w:pStyle w:val="tblzat2"/>
                                <w:rPr>
                                  <w:color w:val="000000" w:themeColor="text1"/>
                                </w:rPr>
                              </w:pPr>
                              <w:r w:rsidRPr="005D78E1">
                                <w:rPr>
                                  <w:color w:val="000000" w:themeColor="text1"/>
                                </w:rPr>
                                <w:t>Szűrő feltétel megadása</w:t>
                              </w:r>
                            </w:p>
                            <w:p w14:paraId="14E57EED" w14:textId="77777777" w:rsidR="001F316D" w:rsidRDefault="001F316D" w:rsidP="005D78E1">
                              <w:pPr>
                                <w:pStyle w:val="tblzat2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(név, cégnév vagy bankkód)</w:t>
                              </w:r>
                            </w:p>
                            <w:p w14:paraId="43430059" w14:textId="77777777" w:rsidR="001F316D" w:rsidRPr="005D78E1" w:rsidRDefault="001F316D" w:rsidP="005D78E1">
                              <w:pPr>
                                <w:pStyle w:val="tblzat2"/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7C711D49" w14:textId="77777777" w:rsidR="001F316D" w:rsidRPr="005D78E1" w:rsidRDefault="001F316D" w:rsidP="005D78E1">
                              <w:pPr>
                                <w:pStyle w:val="tblzat2"/>
                                <w:rPr>
                                  <w:color w:val="000000" w:themeColor="text1"/>
                                </w:rPr>
                              </w:pPr>
                              <w:r w:rsidRPr="005D78E1">
                                <w:rPr>
                                  <w:color w:val="000000" w:themeColor="text1"/>
                                </w:rPr>
                                <w:t>Keresés végrehajtása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Téglalap feliratnak 123"/>
                        <wps:cNvSpPr/>
                        <wps:spPr>
                          <a:xfrm>
                            <a:off x="4288239" y="501650"/>
                            <a:ext cx="1504950" cy="980017"/>
                          </a:xfrm>
                          <a:prstGeom prst="wedgeRectCallout">
                            <a:avLst>
                              <a:gd name="adj1" fmla="val -53325"/>
                              <a:gd name="adj2" fmla="val -70147"/>
                            </a:avLst>
                          </a:prstGeom>
                          <a:solidFill>
                            <a:schemeClr val="bg1"/>
                          </a:solidFill>
                          <a:ln w="158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C79F1F" w14:textId="77777777" w:rsidR="001F316D" w:rsidRPr="003C3930" w:rsidRDefault="001F316D" w:rsidP="003C3930">
                              <w:pPr>
                                <w:pStyle w:val="tblzat2"/>
                                <w:rPr>
                                  <w:color w:val="000000" w:themeColor="text1"/>
                                </w:rPr>
                              </w:pPr>
                              <w:r w:rsidRPr="003C3930">
                                <w:rPr>
                                  <w:color w:val="000000" w:themeColor="text1"/>
                                </w:rPr>
                                <w:t>Csoportnév</w:t>
                              </w:r>
                              <w:r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Pr="003C3930">
                                <w:rPr>
                                  <w:color w:val="000000" w:themeColor="text1"/>
                                </w:rPr>
                                <w:t>megadása</w:t>
                              </w:r>
                            </w:p>
                            <w:p w14:paraId="3730591B" w14:textId="77777777" w:rsidR="001F316D" w:rsidRDefault="001F316D" w:rsidP="003C3930">
                              <w:pPr>
                                <w:pStyle w:val="tblzat20"/>
                              </w:pPr>
                              <w:r>
                                <w:t>Mentése a lemez ikonra történő kattintással</w:t>
                              </w:r>
                            </w:p>
                            <w:p w14:paraId="54D7296A" w14:textId="77777777" w:rsidR="001F316D" w:rsidRDefault="001F316D" w:rsidP="001F7D23">
                              <w:pPr>
                                <w:pStyle w:val="tblzat20"/>
                              </w:pPr>
                              <w:r>
                                <w:t>Kiválasztott csoport törlése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Téglalap feliratnak 124"/>
                        <wps:cNvSpPr/>
                        <wps:spPr>
                          <a:xfrm>
                            <a:off x="4362534" y="1809835"/>
                            <a:ext cx="1504950" cy="400050"/>
                          </a:xfrm>
                          <a:prstGeom prst="wedgeRectCallout">
                            <a:avLst>
                              <a:gd name="adj1" fmla="val -64717"/>
                              <a:gd name="adj2" fmla="val -89195"/>
                            </a:avLst>
                          </a:prstGeom>
                          <a:solidFill>
                            <a:schemeClr val="bg1"/>
                          </a:solidFill>
                          <a:ln w="158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B5045B" w14:textId="77777777" w:rsidR="001F316D" w:rsidRPr="001F7D23" w:rsidRDefault="001F316D" w:rsidP="001F7D23">
                              <w:pPr>
                                <w:pStyle w:val="tblzat2"/>
                                <w:rPr>
                                  <w:color w:val="000000" w:themeColor="text1"/>
                                </w:rPr>
                              </w:pPr>
                              <w:r w:rsidRPr="001F7D23">
                                <w:rPr>
                                  <w:color w:val="000000" w:themeColor="text1"/>
                                </w:rPr>
                                <w:t>Kiválasztott címek listája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605FEA9" id="Vászon 116" o:spid="_x0000_s1121" editas="canvas" style="width:482.1pt;height:221.2pt;mso-position-horizontal-relative:char;mso-position-vertical-relative:line" coordsize="61226,280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">
                <v:shape id="_x0000_s1122" type="#_x0000_t75" style="position:absolute;width:61226;height:28086;visibility:visible;mso-wrap-style:square">
                  <v:fill o:detectmouseclick="t"/>
                  <v:path o:connecttype="none"/>
                </v:shape>
                <v:shape id="Kép 171" o:spid="_x0000_s1123" type="#_x0000_t75" style="position:absolute;left:317;top:124;width:60911;height:23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">
                  <v:imagedata r:id="rId78" o:title=""/>
                </v:shape>
                <v:shape id="Szövegdoboz 36" o:spid="_x0000_s1124" type="#_x0000_t202" style="position:absolute;left:31221;top:1808;width:29568;height:1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" filled="f" strokecolor="red" strokeweight="2pt">
                  <v:textbox>
                    <w:txbxContent>
                      <w:p w14:paraId="01ED07FD" w14:textId="77777777" w:rsidR="001F316D" w:rsidRDefault="001F316D" w:rsidP="005D78E1">
                        <w:pPr>
                          <w:pStyle w:val="NormlWeb"/>
                          <w:spacing w:before="0" w:after="200" w:line="276" w:lineRule="auto"/>
                        </w:pPr>
                        <w:r>
                          <w:rPr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Szövegdoboz 35" o:spid="_x0000_s1125" type="#_x0000_t202" style="position:absolute;left:317;top:1807;width:30904;height:1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" filled="f" strokecolor="red" strokeweight="2pt">
                  <v:textbox>
                    <w:txbxContent>
                      <w:p w14:paraId="3738107D" w14:textId="77777777" w:rsidR="001F316D" w:rsidRDefault="001F316D" w:rsidP="005D78E1">
                        <w:pPr>
                          <w:pStyle w:val="NormlWeb"/>
                          <w:spacing w:before="0" w:after="200" w:line="276" w:lineRule="auto"/>
                        </w:pPr>
                        <w:r>
                          <w:rPr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Szövegdoboz 37" o:spid="_x0000_s1126" type="#_x0000_t202" style="position:absolute;left:391;top:3369;width:29188;height:18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" filled="f" strokecolor="red" strokeweight="2pt">
                  <v:textbox>
                    <w:txbxContent>
                      <w:p w14:paraId="53CA2233" w14:textId="77777777" w:rsidR="001F316D" w:rsidRDefault="001F316D" w:rsidP="005D78E1">
                        <w:pPr>
                          <w:pStyle w:val="NormlWeb"/>
                          <w:spacing w:before="0" w:after="200" w:line="276" w:lineRule="auto"/>
                        </w:pPr>
                        <w:r>
                          <w:rPr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Szövegdoboz 38" o:spid="_x0000_s1127" type="#_x0000_t202" style="position:absolute;left:31220;top:3368;width:29565;height:18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" filled="f" strokecolor="red" strokeweight="2pt">
                  <v:textbox>
                    <w:txbxContent>
                      <w:p w14:paraId="5E4BE89D" w14:textId="77777777" w:rsidR="001F316D" w:rsidRDefault="001F316D" w:rsidP="005D78E1">
                        <w:pPr>
                          <w:pStyle w:val="NormlWeb"/>
                          <w:spacing w:before="0" w:after="200" w:line="276" w:lineRule="auto"/>
                        </w:pPr>
                        <w:r>
                          <w:rPr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Téglalap feliratnak 121" o:spid="_x0000_s1128" type="#_x0000_t61" style="position:absolute;left:4371;top:22096;width:15050;height:55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" adj="26270,-14232" fillcolor="white [3212]" strokecolor="#243f60 [1604]" strokeweight="1.25pt">
                  <v:textbox inset="1mm,1mm,1mm,1mm">
                    <w:txbxContent>
                      <w:p w14:paraId="0B3597A7" w14:textId="77777777" w:rsidR="001F316D" w:rsidRPr="005D78E1" w:rsidRDefault="001F316D" w:rsidP="005D78E1">
                        <w:pPr>
                          <w:pStyle w:val="tblzat2"/>
                          <w:rPr>
                            <w:color w:val="000000" w:themeColor="text1"/>
                          </w:rPr>
                        </w:pPr>
                        <w:r w:rsidRPr="005D78E1">
                          <w:rPr>
                            <w:color w:val="000000" w:themeColor="text1"/>
                          </w:rPr>
                          <w:t>Szűrő feltételnek megfelelő, még ki nem választott címek</w:t>
                        </w:r>
                      </w:p>
                    </w:txbxContent>
                  </v:textbox>
                </v:shape>
                <v:shape id="Téglalap feliratnak 122" o:spid="_x0000_s1129" type="#_x0000_t61" style="position:absolute;left:1122;top:12504;width:16653;height:83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" adj="12451,-25353" fillcolor="white [3212]" strokecolor="#243f60 [1604]" strokeweight="1.25pt">
                  <v:textbox inset="1mm,1mm,1mm,1mm">
                    <w:txbxContent>
                      <w:p w14:paraId="17398665" w14:textId="77777777" w:rsidR="001F316D" w:rsidRDefault="001F316D" w:rsidP="005D78E1">
                        <w:pPr>
                          <w:pStyle w:val="tblzat2"/>
                          <w:rPr>
                            <w:color w:val="000000" w:themeColor="text1"/>
                          </w:rPr>
                        </w:pPr>
                        <w:r w:rsidRPr="005D78E1">
                          <w:rPr>
                            <w:color w:val="000000" w:themeColor="text1"/>
                          </w:rPr>
                          <w:t>Szűrő feltétel megadása</w:t>
                        </w:r>
                      </w:p>
                      <w:p w14:paraId="14E57EED" w14:textId="77777777" w:rsidR="001F316D" w:rsidRDefault="001F316D" w:rsidP="005D78E1">
                        <w:pPr>
                          <w:pStyle w:val="tblzat2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(név, cégnév vagy bankkód)</w:t>
                        </w:r>
                      </w:p>
                      <w:p w14:paraId="43430059" w14:textId="77777777" w:rsidR="001F316D" w:rsidRPr="005D78E1" w:rsidRDefault="001F316D" w:rsidP="005D78E1">
                        <w:pPr>
                          <w:pStyle w:val="tblzat2"/>
                          <w:rPr>
                            <w:color w:val="000000" w:themeColor="text1"/>
                          </w:rPr>
                        </w:pPr>
                      </w:p>
                      <w:p w14:paraId="7C711D49" w14:textId="77777777" w:rsidR="001F316D" w:rsidRPr="005D78E1" w:rsidRDefault="001F316D" w:rsidP="005D78E1">
                        <w:pPr>
                          <w:pStyle w:val="tblzat2"/>
                          <w:rPr>
                            <w:color w:val="000000" w:themeColor="text1"/>
                          </w:rPr>
                        </w:pPr>
                        <w:r w:rsidRPr="005D78E1">
                          <w:rPr>
                            <w:color w:val="000000" w:themeColor="text1"/>
                          </w:rPr>
                          <w:t>Keresés végrehajtása</w:t>
                        </w:r>
                      </w:p>
                    </w:txbxContent>
                  </v:textbox>
                </v:shape>
                <v:shape id="Téglalap feliratnak 123" o:spid="_x0000_s1130" type="#_x0000_t61" style="position:absolute;left:42882;top:5016;width:15049;height:9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" adj="-718,-4352" fillcolor="white [3212]" strokecolor="#243f60 [1604]" strokeweight="1.25pt">
                  <v:textbox inset="1mm,1mm,1mm,1mm">
                    <w:txbxContent>
                      <w:p w14:paraId="5AC79F1F" w14:textId="77777777" w:rsidR="001F316D" w:rsidRPr="003C3930" w:rsidRDefault="001F316D" w:rsidP="003C3930">
                        <w:pPr>
                          <w:pStyle w:val="tblzat2"/>
                          <w:rPr>
                            <w:color w:val="000000" w:themeColor="text1"/>
                          </w:rPr>
                        </w:pPr>
                        <w:r w:rsidRPr="003C3930">
                          <w:rPr>
                            <w:color w:val="000000" w:themeColor="text1"/>
                          </w:rPr>
                          <w:t>Csoportnév</w:t>
                        </w:r>
                        <w:r>
                          <w:rPr>
                            <w:color w:val="000000" w:themeColor="text1"/>
                          </w:rPr>
                          <w:t xml:space="preserve"> </w:t>
                        </w:r>
                        <w:r w:rsidRPr="003C3930">
                          <w:rPr>
                            <w:color w:val="000000" w:themeColor="text1"/>
                          </w:rPr>
                          <w:t>megadása</w:t>
                        </w:r>
                      </w:p>
                      <w:p w14:paraId="3730591B" w14:textId="77777777" w:rsidR="001F316D" w:rsidRDefault="001F316D" w:rsidP="003C3930">
                        <w:pPr>
                          <w:pStyle w:val="tblzat20"/>
                        </w:pPr>
                        <w:r>
                          <w:t>Mentése a lemez ikonra történő kattintással</w:t>
                        </w:r>
                      </w:p>
                      <w:p w14:paraId="54D7296A" w14:textId="77777777" w:rsidR="001F316D" w:rsidRDefault="001F316D" w:rsidP="001F7D23">
                        <w:pPr>
                          <w:pStyle w:val="tblzat20"/>
                        </w:pPr>
                        <w:r>
                          <w:t>Kiválasztott csoport törlése</w:t>
                        </w:r>
                      </w:p>
                    </w:txbxContent>
                  </v:textbox>
                </v:shape>
                <v:shape id="Téglalap feliratnak 124" o:spid="_x0000_s1131" type="#_x0000_t61" style="position:absolute;left:43625;top:18098;width:15049;height: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" adj="-3179,-8466" fillcolor="white [3212]" strokecolor="#243f60 [1604]" strokeweight="1.25pt">
                  <v:textbox inset="1mm,1mm,1mm,1mm">
                    <w:txbxContent>
                      <w:p w14:paraId="45B5045B" w14:textId="77777777" w:rsidR="001F316D" w:rsidRPr="001F7D23" w:rsidRDefault="001F316D" w:rsidP="001F7D23">
                        <w:pPr>
                          <w:pStyle w:val="tblzat2"/>
                          <w:rPr>
                            <w:color w:val="000000" w:themeColor="text1"/>
                          </w:rPr>
                        </w:pPr>
                        <w:r w:rsidRPr="001F7D23">
                          <w:rPr>
                            <w:color w:val="000000" w:themeColor="text1"/>
                          </w:rPr>
                          <w:t>Kiválasztott címek listája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034C409" w14:textId="77777777" w:rsidR="00CE74A5" w:rsidRPr="005C6527" w:rsidRDefault="00CD045A" w:rsidP="005C6527">
      <w:pPr>
        <w:pStyle w:val="bra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16" w:name="_Toc507074290"/>
      <w:r w:rsidR="00EF19F8">
        <w:rPr>
          <w:noProof/>
        </w:rPr>
        <w:t>17</w:t>
      </w:r>
      <w:r>
        <w:rPr>
          <w:noProof/>
        </w:rPr>
        <w:fldChar w:fldCharType="end"/>
      </w:r>
      <w:r w:rsidR="00184271" w:rsidRPr="005C6527">
        <w:t>. ábra – Kedvencek karbantartása</w:t>
      </w:r>
      <w:bookmarkEnd w:id="616"/>
    </w:p>
    <w:p w14:paraId="23514EAF" w14:textId="77777777" w:rsidR="0078187C" w:rsidRDefault="0078187C" w:rsidP="0078187C">
      <w:pPr>
        <w:pStyle w:val="cm2"/>
      </w:pPr>
      <w:bookmarkStart w:id="617" w:name="_Toc507056587"/>
      <w:r>
        <w:t xml:space="preserve">Mappák </w:t>
      </w:r>
      <w:r w:rsidR="00573DEE">
        <w:t>Kezelése</w:t>
      </w:r>
      <w:bookmarkEnd w:id="617"/>
    </w:p>
    <w:p w14:paraId="01445902" w14:textId="77777777" w:rsidR="00573DEE" w:rsidRDefault="00573DEE" w:rsidP="00573DEE">
      <w:pPr>
        <w:pStyle w:val="cm3"/>
      </w:pPr>
      <w:bookmarkStart w:id="618" w:name="_Toc507056588"/>
      <w:r>
        <w:t>Új mappa létrehozása</w:t>
      </w:r>
      <w:bookmarkEnd w:id="618"/>
    </w:p>
    <w:p w14:paraId="36175581" w14:textId="77777777" w:rsidR="00246BAF" w:rsidRDefault="004E3C2A" w:rsidP="00246BAF">
      <w:r>
        <w:t>Mappa létrehozására a felhasználónak a "Saját mappák" könyvtáron belül van lehetősége. Csoportos postafiókban csak és kizárólag az Admin jogosultsággal rendelkező felhasználónak van lehetősége mappát létrehozni.</w:t>
      </w:r>
    </w:p>
    <w:p w14:paraId="3837FD0C" w14:textId="77777777" w:rsidR="006959FC" w:rsidRDefault="00252A65" w:rsidP="006959FC">
      <w:pPr>
        <w:pStyle w:val="elolapfejkep"/>
        <w:keepNext/>
      </w:pPr>
      <w:r>
        <w:rPr>
          <w:noProof/>
        </w:rPr>
        <w:drawing>
          <wp:inline distT="0" distB="0" distL="0" distR="0" wp14:anchorId="2C5830E9" wp14:editId="4E591C48">
            <wp:extent cx="2282343" cy="2077516"/>
            <wp:effectExtent l="0" t="0" r="381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6436"/>
                    <a:stretch/>
                  </pic:blipFill>
                  <pic:spPr bwMode="auto">
                    <a:xfrm>
                      <a:off x="0" y="0"/>
                      <a:ext cx="2287974" cy="2082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389BA" w14:textId="77777777" w:rsidR="00D44A32" w:rsidRPr="006959FC" w:rsidRDefault="00CD045A" w:rsidP="006959FC">
      <w:pPr>
        <w:pStyle w:val="bra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19" w:name="_Toc507074291"/>
      <w:r w:rsidR="00EF19F8">
        <w:rPr>
          <w:noProof/>
        </w:rPr>
        <w:t>18</w:t>
      </w:r>
      <w:r>
        <w:rPr>
          <w:noProof/>
        </w:rPr>
        <w:fldChar w:fldCharType="end"/>
      </w:r>
      <w:r w:rsidR="006959FC" w:rsidRPr="006959FC">
        <w:t>. ábra</w:t>
      </w:r>
      <w:r w:rsidR="006959FC">
        <w:t xml:space="preserve"> – Mappák kezelése: létrehozása, törlése, átnevezése</w:t>
      </w:r>
      <w:bookmarkEnd w:id="619"/>
    </w:p>
    <w:p w14:paraId="57F792A4" w14:textId="77777777" w:rsidR="00252A65" w:rsidRDefault="00E7391B" w:rsidP="00252A65">
      <w:r>
        <w:t>Saját mappák létrehozásához kattintson jobb egérgombbal a „Saját mappák” könyvtárra</w:t>
      </w:r>
      <w:r w:rsidR="004F3770">
        <w:t>, majd</w:t>
      </w:r>
      <w:r>
        <w:t xml:space="preserve"> </w:t>
      </w:r>
      <w:r w:rsidR="004F3770">
        <w:t>válassza a</w:t>
      </w:r>
      <w:r>
        <w:t xml:space="preserve"> megjelenő „Mappa létrehozása”</w:t>
      </w:r>
      <w:r w:rsidR="004F3770">
        <w:t xml:space="preserve"> menüpontot.</w:t>
      </w:r>
      <w:r w:rsidR="007E48D8">
        <w:t xml:space="preserve"> Ezt követően az alábbi ablak jelenik meg.</w:t>
      </w:r>
    </w:p>
    <w:p w14:paraId="4FC170E6" w14:textId="77777777" w:rsidR="00F237CC" w:rsidRDefault="004F3770" w:rsidP="00F237CC">
      <w:pPr>
        <w:pStyle w:val="elolapfejkep"/>
        <w:keepNext/>
      </w:pPr>
      <w:r>
        <w:rPr>
          <w:noProof/>
        </w:rPr>
        <w:drawing>
          <wp:inline distT="0" distB="0" distL="0" distR="0" wp14:anchorId="4B9ED47E" wp14:editId="274AB38D">
            <wp:extent cx="1604702" cy="554566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04589" cy="554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500CB" w14:textId="77777777" w:rsidR="004F3770" w:rsidRDefault="00CD045A" w:rsidP="00F237CC">
      <w:pPr>
        <w:pStyle w:val="bra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20" w:name="_Toc507074292"/>
      <w:r w:rsidR="00EF19F8">
        <w:rPr>
          <w:noProof/>
        </w:rPr>
        <w:t>19</w:t>
      </w:r>
      <w:r>
        <w:rPr>
          <w:noProof/>
        </w:rPr>
        <w:fldChar w:fldCharType="end"/>
      </w:r>
      <w:r w:rsidR="00F237CC">
        <w:t>. ábra – Mappa nevének megadása</w:t>
      </w:r>
      <w:bookmarkEnd w:id="620"/>
    </w:p>
    <w:p w14:paraId="7FCC5265" w14:textId="77777777" w:rsidR="007774DA" w:rsidRDefault="007774DA" w:rsidP="007774DA">
      <w:r>
        <w:t>Adja meg a mappa nevét, majd válassza a „Rendben” gombot!</w:t>
      </w:r>
    </w:p>
    <w:p w14:paraId="5C81E70C" w14:textId="77777777" w:rsidR="00573DEE" w:rsidRDefault="00573DEE" w:rsidP="00573DEE">
      <w:pPr>
        <w:pStyle w:val="cm3"/>
      </w:pPr>
      <w:bookmarkStart w:id="621" w:name="_Toc507056589"/>
      <w:r>
        <w:lastRenderedPageBreak/>
        <w:t>Mappa átnevezése</w:t>
      </w:r>
      <w:bookmarkEnd w:id="621"/>
    </w:p>
    <w:p w14:paraId="7E89A906" w14:textId="77777777" w:rsidR="006959FC" w:rsidRPr="006959FC" w:rsidRDefault="006959FC" w:rsidP="006959FC">
      <w:r>
        <w:t>A felhasználó által létrehozott mappák átnevezhetőek. A „Mappa átnevezése” menüpont a kiválasztott mappán jobb egérgombbal kattintva érhető el.</w:t>
      </w:r>
    </w:p>
    <w:p w14:paraId="02263A14" w14:textId="77777777" w:rsidR="00573DEE" w:rsidRDefault="00573DEE" w:rsidP="00573DEE">
      <w:pPr>
        <w:pStyle w:val="cm3"/>
      </w:pPr>
      <w:bookmarkStart w:id="622" w:name="_Toc507056590"/>
      <w:r>
        <w:t>Mappa törlése</w:t>
      </w:r>
      <w:bookmarkEnd w:id="622"/>
    </w:p>
    <w:p w14:paraId="0F8EBE27" w14:textId="77777777" w:rsidR="00A0416F" w:rsidRDefault="00A0416F" w:rsidP="00A0416F">
      <w:r>
        <w:t>Lehetőség van a felhasználó által létrehozott mappák törlésére</w:t>
      </w:r>
      <w:r w:rsidR="007774DA">
        <w:t xml:space="preserve"> a „Mappa törlése” menüpont választásával</w:t>
      </w:r>
      <w:r>
        <w:t>.</w:t>
      </w:r>
    </w:p>
    <w:p w14:paraId="72218A13" w14:textId="77777777" w:rsidR="0078187C" w:rsidRDefault="0078187C" w:rsidP="0078187C">
      <w:pPr>
        <w:pStyle w:val="cm2"/>
      </w:pPr>
      <w:bookmarkStart w:id="623" w:name="_Toc507056591"/>
      <w:r>
        <w:t>Üzenetek létrehozása</w:t>
      </w:r>
      <w:bookmarkEnd w:id="623"/>
    </w:p>
    <w:p w14:paraId="0BBAFCAF" w14:textId="77777777" w:rsidR="007D4A46" w:rsidRDefault="007D4A46" w:rsidP="007D4A46">
      <w:r>
        <w:t>A főképernyőn az „</w:t>
      </w:r>
      <w:r w:rsidR="007774DA">
        <w:t>Ú</w:t>
      </w:r>
      <w:r>
        <w:t>j üzenet” gomb megnyomását k</w:t>
      </w:r>
      <w:r w:rsidR="00546DBF">
        <w:t xml:space="preserve">övetően </w:t>
      </w:r>
      <w:r w:rsidR="00D51AF6">
        <w:t>lehet új üzenet létrehozni.</w:t>
      </w:r>
    </w:p>
    <w:p w14:paraId="1F7C69C4" w14:textId="77777777" w:rsidR="00897FA6" w:rsidRDefault="00D51AF6" w:rsidP="00897FA6">
      <w:pPr>
        <w:keepNext/>
      </w:pPr>
      <w:r>
        <w:rPr>
          <w:noProof/>
        </w:rPr>
        <mc:AlternateContent>
          <mc:Choice Requires="wpc">
            <w:drawing>
              <wp:inline distT="0" distB="0" distL="0" distR="0" wp14:anchorId="77D6F086" wp14:editId="0BD64FC0">
                <wp:extent cx="6091766" cy="2561166"/>
                <wp:effectExtent l="0" t="0" r="0" b="0"/>
                <wp:docPr id="81" name="Vászon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2" name="Kép 82"/>
                          <pic:cNvPicPr/>
                        </pic:nvPicPr>
                        <pic:blipFill rotWithShape="1">
                          <a:blip r:embed="rId8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55652" y="179989"/>
                            <a:ext cx="5942981" cy="2224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3" name="Szövegdoboz 54"/>
                        <wps:cNvSpPr txBox="1"/>
                        <wps:spPr>
                          <a:xfrm>
                            <a:off x="5234234" y="376766"/>
                            <a:ext cx="632812" cy="152392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E27B5A" w14:textId="77777777" w:rsidR="001F316D" w:rsidRDefault="001F316D" w:rsidP="00D51AF6">
                              <w:pPr>
                                <w:pStyle w:val="NormlWeb"/>
                              </w:pPr>
                              <w:r>
                                <w:rPr>
                                  <w:rFonts w:ascii="Arial" w:hAnsi="Arial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Szövegdoboz 54"/>
                        <wps:cNvSpPr txBox="1"/>
                        <wps:spPr>
                          <a:xfrm>
                            <a:off x="5234243" y="543413"/>
                            <a:ext cx="632460" cy="151765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17FEF0" w14:textId="77777777" w:rsidR="001F316D" w:rsidRDefault="001F316D" w:rsidP="00D51AF6">
                              <w:pPr>
                                <w:pStyle w:val="NormlWeb"/>
                              </w:pPr>
                              <w:r>
                                <w:rPr>
                                  <w:rFonts w:ascii="Arial" w:hAnsi="Arial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Szövegdoboz 54"/>
                        <wps:cNvSpPr txBox="1"/>
                        <wps:spPr>
                          <a:xfrm>
                            <a:off x="5233891" y="688266"/>
                            <a:ext cx="632460" cy="151765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D252131" w14:textId="77777777" w:rsidR="001F316D" w:rsidRDefault="001F316D" w:rsidP="00D51AF6">
                              <w:pPr>
                                <w:pStyle w:val="NormlWeb"/>
                              </w:pPr>
                              <w:r>
                                <w:rPr>
                                  <w:rFonts w:ascii="Arial" w:hAnsi="Arial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Téglalap feliratnak 86"/>
                        <wps:cNvSpPr/>
                        <wps:spPr>
                          <a:xfrm>
                            <a:off x="2381250" y="29631"/>
                            <a:ext cx="2240385" cy="292097"/>
                          </a:xfrm>
                          <a:prstGeom prst="wedgeRectCallout">
                            <a:avLst>
                              <a:gd name="adj1" fmla="val 82258"/>
                              <a:gd name="adj2" fmla="val 98475"/>
                            </a:avLst>
                          </a:prstGeom>
                          <a:solidFill>
                            <a:schemeClr val="bg1"/>
                          </a:solidFill>
                          <a:ln w="158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5B6C40" w14:textId="77777777" w:rsidR="001F316D" w:rsidRPr="00D51AF6" w:rsidRDefault="001F316D" w:rsidP="00D51AF6">
                              <w:pPr>
                                <w:pStyle w:val="tblza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Címzettek megadása, max. 100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Téglalap feliratnak 87"/>
                        <wps:cNvSpPr/>
                        <wps:spPr>
                          <a:xfrm>
                            <a:off x="2470150" y="431414"/>
                            <a:ext cx="2060949" cy="288216"/>
                          </a:xfrm>
                          <a:prstGeom prst="wedgeRectCallout">
                            <a:avLst>
                              <a:gd name="adj1" fmla="val 88476"/>
                              <a:gd name="adj2" fmla="val 11200"/>
                            </a:avLst>
                          </a:prstGeom>
                          <a:solidFill>
                            <a:schemeClr val="bg1"/>
                          </a:solidFill>
                          <a:ln w="158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E5B881" w14:textId="77777777" w:rsidR="001F316D" w:rsidRPr="00803801" w:rsidRDefault="001F316D" w:rsidP="00803801">
                              <w:pPr>
                                <w:pStyle w:val="tblzat"/>
                                <w:rPr>
                                  <w:color w:val="000000" w:themeColor="text1"/>
                                </w:rPr>
                              </w:pPr>
                              <w:r w:rsidRPr="00803801">
                                <w:rPr>
                                  <w:color w:val="000000" w:themeColor="text1"/>
                                </w:rPr>
                                <w:t>Másolatban kapja, max. 100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Téglalap feliratnak 89"/>
                        <wps:cNvSpPr/>
                        <wps:spPr>
                          <a:xfrm>
                            <a:off x="2628900" y="772655"/>
                            <a:ext cx="1859271" cy="287655"/>
                          </a:xfrm>
                          <a:prstGeom prst="wedgeRectCallout">
                            <a:avLst>
                              <a:gd name="adj1" fmla="val 101205"/>
                              <a:gd name="adj2" fmla="val -49882"/>
                            </a:avLst>
                          </a:prstGeom>
                          <a:solidFill>
                            <a:schemeClr val="bg1"/>
                          </a:solidFill>
                          <a:ln w="158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728C26" w14:textId="77777777" w:rsidR="001F316D" w:rsidRPr="00803801" w:rsidRDefault="001F316D" w:rsidP="00803801">
                              <w:pPr>
                                <w:pStyle w:val="tblzat"/>
                                <w:rPr>
                                  <w:color w:val="000000" w:themeColor="text1"/>
                                </w:rPr>
                              </w:pPr>
                              <w:r w:rsidRPr="00803801">
                                <w:rPr>
                                  <w:color w:val="000000" w:themeColor="text1"/>
                                </w:rPr>
                                <w:t>Csatolmányok hozzáadása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Szövegdoboz 54"/>
                        <wps:cNvSpPr txBox="1"/>
                        <wps:spPr>
                          <a:xfrm>
                            <a:off x="103792" y="992785"/>
                            <a:ext cx="785207" cy="15113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7A3D07" w14:textId="77777777" w:rsidR="001F316D" w:rsidRDefault="001F316D" w:rsidP="00D51AF6">
                              <w:pPr>
                                <w:pStyle w:val="NormlWeb"/>
                              </w:pPr>
                              <w:r>
                                <w:rPr>
                                  <w:rFonts w:ascii="Arial" w:hAnsi="Arial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Szövegdoboz 54"/>
                        <wps:cNvSpPr txBox="1"/>
                        <wps:spPr>
                          <a:xfrm>
                            <a:off x="964807" y="993408"/>
                            <a:ext cx="784860" cy="150495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F11D9B" w14:textId="77777777" w:rsidR="001F316D" w:rsidRDefault="001F316D" w:rsidP="00D51AF6">
                              <w:pPr>
                                <w:pStyle w:val="NormlWeb"/>
                              </w:pPr>
                              <w:r>
                                <w:rPr>
                                  <w:rFonts w:ascii="Arial" w:hAnsi="Arial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Téglalap feliratnak 92"/>
                        <wps:cNvSpPr/>
                        <wps:spPr>
                          <a:xfrm>
                            <a:off x="3727469" y="1540933"/>
                            <a:ext cx="2055232" cy="660367"/>
                          </a:xfrm>
                          <a:prstGeom prst="wedgeRectCallout">
                            <a:avLst>
                              <a:gd name="adj1" fmla="val -76779"/>
                              <a:gd name="adj2" fmla="val -38988"/>
                            </a:avLst>
                          </a:prstGeom>
                          <a:solidFill>
                            <a:schemeClr val="bg1"/>
                          </a:solidFill>
                          <a:ln w="158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86758B" w14:textId="77777777" w:rsidR="001F316D" w:rsidRPr="00D51AF6" w:rsidRDefault="001F316D" w:rsidP="00D51AF6">
                              <w:pPr>
                                <w:pStyle w:val="tblzat2"/>
                                <w:rPr>
                                  <w:color w:val="000000" w:themeColor="text1"/>
                                </w:rPr>
                              </w:pPr>
                              <w:r w:rsidRPr="00D51AF6">
                                <w:rPr>
                                  <w:color w:val="000000" w:themeColor="text1"/>
                                </w:rPr>
                                <w:t>Levél szövegének megadása</w:t>
                              </w:r>
                              <w:r>
                                <w:rPr>
                                  <w:color w:val="000000" w:themeColor="text1"/>
                                </w:rPr>
                                <w:t>.</w:t>
                              </w:r>
                              <w:r w:rsidRPr="00D51AF6">
                                <w:rPr>
                                  <w:color w:val="000000" w:themeColor="text1"/>
                                </w:rPr>
                                <w:br/>
                              </w:r>
                              <w:r>
                                <w:rPr>
                                  <w:color w:val="000000" w:themeColor="text1"/>
                                </w:rPr>
                                <w:t>Figyelem a |-jel megjelenésekor kattintson a mezőbe! Kb. 1 cm-re a felső szegélytől!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Téglalap feliratnak 93"/>
                        <wps:cNvSpPr/>
                        <wps:spPr>
                          <a:xfrm>
                            <a:off x="179994" y="1479511"/>
                            <a:ext cx="1123872" cy="287655"/>
                          </a:xfrm>
                          <a:prstGeom prst="wedgeRectCallout">
                            <a:avLst>
                              <a:gd name="adj1" fmla="val 30448"/>
                              <a:gd name="adj2" fmla="val -179896"/>
                            </a:avLst>
                          </a:prstGeom>
                          <a:solidFill>
                            <a:schemeClr val="bg1"/>
                          </a:solidFill>
                          <a:ln w="158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07FAC7" w14:textId="77777777" w:rsidR="001F316D" w:rsidRPr="00D24664" w:rsidRDefault="001F316D" w:rsidP="00D24664">
                              <w:pPr>
                                <w:pStyle w:val="tblzat"/>
                                <w:rPr>
                                  <w:color w:val="000000" w:themeColor="text1"/>
                                </w:rPr>
                              </w:pPr>
                              <w:r w:rsidRPr="00D24664">
                                <w:rPr>
                                  <w:color w:val="000000" w:themeColor="text1"/>
                                </w:rPr>
                                <w:t>Üzenet küldése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Téglalap feliratnak 94"/>
                        <wps:cNvSpPr/>
                        <wps:spPr>
                          <a:xfrm>
                            <a:off x="1424570" y="1947847"/>
                            <a:ext cx="2084862" cy="287020"/>
                          </a:xfrm>
                          <a:prstGeom prst="wedgeRectCallout">
                            <a:avLst>
                              <a:gd name="adj1" fmla="val -52646"/>
                              <a:gd name="adj2" fmla="val -340300"/>
                            </a:avLst>
                          </a:prstGeom>
                          <a:solidFill>
                            <a:schemeClr val="bg1"/>
                          </a:solidFill>
                          <a:ln w="158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CCAF0B" w14:textId="77777777" w:rsidR="001F316D" w:rsidRPr="00803801" w:rsidRDefault="001F316D" w:rsidP="00803801">
                              <w:pPr>
                                <w:pStyle w:val="tblzat"/>
                                <w:rPr>
                                  <w:color w:val="000000" w:themeColor="text1"/>
                                </w:rPr>
                              </w:pPr>
                              <w:r w:rsidRPr="00803801">
                                <w:rPr>
                                  <w:color w:val="000000" w:themeColor="text1"/>
                                </w:rPr>
                                <w:t>Üzenet mentése piszkozatként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7D6F086" id="Vászon 81" o:spid="_x0000_s1132" editas="canvas" style="width:479.65pt;height:201.65pt;mso-position-horizontal-relative:char;mso-position-vertical-relative:line" coordsize="60915,256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">
                <v:shape id="_x0000_s1133" type="#_x0000_t75" style="position:absolute;width:60915;height:25609;visibility:visible;mso-wrap-style:square">
                  <v:fill o:detectmouseclick="t"/>
                  <v:path o:connecttype="none"/>
                </v:shape>
                <v:shape id="Kép 82" o:spid="_x0000_s1134" type="#_x0000_t75" style="position:absolute;left:556;top:1799;width:59430;height:22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">
                  <v:imagedata r:id="rId82" o:title=""/>
                </v:shape>
                <v:shape id="Szövegdoboz 54" o:spid="_x0000_s1135" type="#_x0000_t202" style="position:absolute;left:52342;top:3767;width:6328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" filled="f" strokecolor="red" strokeweight="2pt">
                  <v:textbox>
                    <w:txbxContent>
                      <w:p w14:paraId="3FE27B5A" w14:textId="77777777" w:rsidR="001F316D" w:rsidRDefault="001F316D" w:rsidP="00D51AF6">
                        <w:pPr>
                          <w:pStyle w:val="NormlWeb"/>
                        </w:pPr>
                        <w:r>
                          <w:rPr>
                            <w:rFonts w:ascii="Arial" w:hAnsi="Arial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Szövegdoboz 54" o:spid="_x0000_s1136" type="#_x0000_t202" style="position:absolute;left:52342;top:5434;width:6325;height:1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" filled="f" strokecolor="red" strokeweight="2pt">
                  <v:textbox>
                    <w:txbxContent>
                      <w:p w14:paraId="0017FEF0" w14:textId="77777777" w:rsidR="001F316D" w:rsidRDefault="001F316D" w:rsidP="00D51AF6">
                        <w:pPr>
                          <w:pStyle w:val="NormlWeb"/>
                        </w:pPr>
                        <w:r>
                          <w:rPr>
                            <w:rFonts w:ascii="Arial" w:hAnsi="Arial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Szövegdoboz 54" o:spid="_x0000_s1137" type="#_x0000_t202" style="position:absolute;left:52338;top:6882;width:6325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" filled="f" strokecolor="red" strokeweight="2pt">
                  <v:textbox>
                    <w:txbxContent>
                      <w:p w14:paraId="7D252131" w14:textId="77777777" w:rsidR="001F316D" w:rsidRDefault="001F316D" w:rsidP="00D51AF6">
                        <w:pPr>
                          <w:pStyle w:val="NormlWeb"/>
                        </w:pPr>
                        <w:r>
                          <w:rPr>
                            <w:rFonts w:ascii="Arial" w:hAnsi="Arial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Téglalap feliratnak 86" o:spid="_x0000_s1138" type="#_x0000_t61" style="position:absolute;left:23812;top:296;width:22404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" adj="28568,32071" fillcolor="white [3212]" strokecolor="#243f60 [1604]" strokeweight="1.25pt">
                  <v:textbox inset="1mm,1mm,1mm,1mm">
                    <w:txbxContent>
                      <w:p w14:paraId="3F5B6C40" w14:textId="77777777" w:rsidR="001F316D" w:rsidRPr="00D51AF6" w:rsidRDefault="001F316D" w:rsidP="00D51AF6">
                        <w:pPr>
                          <w:pStyle w:val="tblzat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Címzettek megadása, max. 100</w:t>
                        </w:r>
                      </w:p>
                    </w:txbxContent>
                  </v:textbox>
                </v:shape>
                <v:shape id="Téglalap feliratnak 87" o:spid="_x0000_s1139" type="#_x0000_t61" style="position:absolute;left:24701;top:4314;width:20609;height:28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" adj="29911,13219" fillcolor="white [3212]" strokecolor="#243f60 [1604]" strokeweight="1.25pt">
                  <v:textbox inset="1mm,1mm,1mm,1mm">
                    <w:txbxContent>
                      <w:p w14:paraId="18E5B881" w14:textId="77777777" w:rsidR="001F316D" w:rsidRPr="00803801" w:rsidRDefault="001F316D" w:rsidP="00803801">
                        <w:pPr>
                          <w:pStyle w:val="tblzat"/>
                          <w:rPr>
                            <w:color w:val="000000" w:themeColor="text1"/>
                          </w:rPr>
                        </w:pPr>
                        <w:r w:rsidRPr="00803801">
                          <w:rPr>
                            <w:color w:val="000000" w:themeColor="text1"/>
                          </w:rPr>
                          <w:t>Másolatban kapja, max. 100</w:t>
                        </w:r>
                      </w:p>
                    </w:txbxContent>
                  </v:textbox>
                </v:shape>
                <v:shape id="Téglalap feliratnak 89" o:spid="_x0000_s1140" type="#_x0000_t61" style="position:absolute;left:26289;top:7726;width:18592;height:2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" adj="32660,25" fillcolor="white [3212]" strokecolor="#243f60 [1604]" strokeweight="1.25pt">
                  <v:textbox inset="1mm,1mm,1mm,1mm">
                    <w:txbxContent>
                      <w:p w14:paraId="25728C26" w14:textId="77777777" w:rsidR="001F316D" w:rsidRPr="00803801" w:rsidRDefault="001F316D" w:rsidP="00803801">
                        <w:pPr>
                          <w:pStyle w:val="tblzat"/>
                          <w:rPr>
                            <w:color w:val="000000" w:themeColor="text1"/>
                          </w:rPr>
                        </w:pPr>
                        <w:r w:rsidRPr="00803801">
                          <w:rPr>
                            <w:color w:val="000000" w:themeColor="text1"/>
                          </w:rPr>
                          <w:t>Csatolmányok hozzáadása</w:t>
                        </w:r>
                      </w:p>
                    </w:txbxContent>
                  </v:textbox>
                </v:shape>
                <v:shape id="Szövegdoboz 54" o:spid="_x0000_s1141" type="#_x0000_t202" style="position:absolute;left:1037;top:9927;width:7852;height:1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" filled="f" strokecolor="red" strokeweight="2pt">
                  <v:textbox>
                    <w:txbxContent>
                      <w:p w14:paraId="1A7A3D07" w14:textId="77777777" w:rsidR="001F316D" w:rsidRDefault="001F316D" w:rsidP="00D51AF6">
                        <w:pPr>
                          <w:pStyle w:val="NormlWeb"/>
                        </w:pPr>
                        <w:r>
                          <w:rPr>
                            <w:rFonts w:ascii="Arial" w:hAnsi="Arial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Szövegdoboz 54" o:spid="_x0000_s1142" type="#_x0000_t202" style="position:absolute;left:9648;top:9934;width:7848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" filled="f" strokecolor="red" strokeweight="2pt">
                  <v:textbox>
                    <w:txbxContent>
                      <w:p w14:paraId="04F11D9B" w14:textId="77777777" w:rsidR="001F316D" w:rsidRDefault="001F316D" w:rsidP="00D51AF6">
                        <w:pPr>
                          <w:pStyle w:val="NormlWeb"/>
                        </w:pPr>
                        <w:r>
                          <w:rPr>
                            <w:rFonts w:ascii="Arial" w:hAnsi="Arial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Téglalap feliratnak 92" o:spid="_x0000_s1143" type="#_x0000_t61" style="position:absolute;left:37274;top:15409;width:20553;height:66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" adj="-5784,2379" fillcolor="white [3212]" strokecolor="#243f60 [1604]" strokeweight="1.25pt">
                  <v:textbox inset="1mm,1mm,1mm,1mm">
                    <w:txbxContent>
                      <w:p w14:paraId="5286758B" w14:textId="77777777" w:rsidR="001F316D" w:rsidRPr="00D51AF6" w:rsidRDefault="001F316D" w:rsidP="00D51AF6">
                        <w:pPr>
                          <w:pStyle w:val="tblzat2"/>
                          <w:rPr>
                            <w:color w:val="000000" w:themeColor="text1"/>
                          </w:rPr>
                        </w:pPr>
                        <w:r w:rsidRPr="00D51AF6">
                          <w:rPr>
                            <w:color w:val="000000" w:themeColor="text1"/>
                          </w:rPr>
                          <w:t>Levél szövegének megadása</w:t>
                        </w:r>
                        <w:r>
                          <w:rPr>
                            <w:color w:val="000000" w:themeColor="text1"/>
                          </w:rPr>
                          <w:t>.</w:t>
                        </w:r>
                        <w:r w:rsidRPr="00D51AF6">
                          <w:rPr>
                            <w:color w:val="000000" w:themeColor="text1"/>
                          </w:rPr>
                          <w:br/>
                        </w:r>
                        <w:r>
                          <w:rPr>
                            <w:color w:val="000000" w:themeColor="text1"/>
                          </w:rPr>
                          <w:t>Figyelem a |-jel megjelenésekor kattintson a mezőbe! Kb. 1 cm-re a felső szegélytől!</w:t>
                        </w:r>
                      </w:p>
                    </w:txbxContent>
                  </v:textbox>
                </v:shape>
                <v:shape id="Téglalap feliratnak 93" o:spid="_x0000_s1144" type="#_x0000_t61" style="position:absolute;left:1799;top:14795;width:11239;height:28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" adj="17377,-28058" fillcolor="white [3212]" strokecolor="#243f60 [1604]" strokeweight="1.25pt">
                  <v:textbox inset="1mm,1mm,1mm,1mm">
                    <w:txbxContent>
                      <w:p w14:paraId="5507FAC7" w14:textId="77777777" w:rsidR="001F316D" w:rsidRPr="00D24664" w:rsidRDefault="001F316D" w:rsidP="00D24664">
                        <w:pPr>
                          <w:pStyle w:val="tblzat"/>
                          <w:rPr>
                            <w:color w:val="000000" w:themeColor="text1"/>
                          </w:rPr>
                        </w:pPr>
                        <w:r w:rsidRPr="00D24664">
                          <w:rPr>
                            <w:color w:val="000000" w:themeColor="text1"/>
                          </w:rPr>
                          <w:t>Üzenet küldése</w:t>
                        </w:r>
                      </w:p>
                    </w:txbxContent>
                  </v:textbox>
                </v:shape>
                <v:shape id="Téglalap feliratnak 94" o:spid="_x0000_s1145" type="#_x0000_t61" style="position:absolute;left:14245;top:19478;width:20849;height:28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" adj="-572,-62705" fillcolor="white [3212]" strokecolor="#243f60 [1604]" strokeweight="1.25pt">
                  <v:textbox inset="1mm,1mm,1mm,1mm">
                    <w:txbxContent>
                      <w:p w14:paraId="7ECCAF0B" w14:textId="77777777" w:rsidR="001F316D" w:rsidRPr="00803801" w:rsidRDefault="001F316D" w:rsidP="00803801">
                        <w:pPr>
                          <w:pStyle w:val="tblzat"/>
                          <w:rPr>
                            <w:color w:val="000000" w:themeColor="text1"/>
                          </w:rPr>
                        </w:pPr>
                        <w:r w:rsidRPr="00803801">
                          <w:rPr>
                            <w:color w:val="000000" w:themeColor="text1"/>
                          </w:rPr>
                          <w:t>Üzenet mentése piszkozatként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2F253C8" w14:textId="5835A5E7" w:rsidR="00D51AF6" w:rsidRDefault="00897FA6" w:rsidP="00897FA6">
      <w:pPr>
        <w:pStyle w:val="braalrs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bookmarkStart w:id="624" w:name="_Toc507074293"/>
      <w:r w:rsidR="00EF19F8">
        <w:rPr>
          <w:noProof/>
        </w:rPr>
        <w:t>20</w:t>
      </w:r>
      <w:r>
        <w:rPr>
          <w:noProof/>
        </w:rPr>
        <w:fldChar w:fldCharType="end"/>
      </w:r>
      <w:r>
        <w:t xml:space="preserve">. ábra </w:t>
      </w:r>
      <w:r w:rsidR="00900C13">
        <w:t>–</w:t>
      </w:r>
      <w:r>
        <w:t xml:space="preserve"> Üzenetek létrehozása</w:t>
      </w:r>
      <w:bookmarkEnd w:id="624"/>
    </w:p>
    <w:p w14:paraId="2584CF63" w14:textId="77777777" w:rsidR="00CF654B" w:rsidRDefault="00CF654B" w:rsidP="0078187C">
      <w:pPr>
        <w:pStyle w:val="cm2"/>
      </w:pPr>
      <w:bookmarkStart w:id="625" w:name="_Toc507056592"/>
      <w:r>
        <w:t>Üzenetek újraküldése</w:t>
      </w:r>
      <w:bookmarkEnd w:id="625"/>
    </w:p>
    <w:p w14:paraId="268B098A" w14:textId="6746437E" w:rsidR="007D6C44" w:rsidRDefault="007D6C44" w:rsidP="00803801">
      <w:pPr>
        <w:tabs>
          <w:tab w:val="left" w:pos="0"/>
        </w:tabs>
      </w:pPr>
      <w:r>
        <w:t>Az elküldött</w:t>
      </w:r>
      <w:r w:rsidR="00CF654B">
        <w:t xml:space="preserve"> üzenetek</w:t>
      </w:r>
      <w:r w:rsidR="00B9392E">
        <w:t xml:space="preserve"> változatlan tartalommal</w:t>
      </w:r>
      <w:r w:rsidR="00CF654B">
        <w:t xml:space="preserve"> újraküldhetők, </w:t>
      </w:r>
      <w:r w:rsidR="00B9392E">
        <w:t>azaz</w:t>
      </w:r>
      <w:r w:rsidR="00CF654B">
        <w:t xml:space="preserve"> minden </w:t>
      </w:r>
      <w:r w:rsidR="00B9392E">
        <w:t>tulajdonság</w:t>
      </w:r>
      <w:r w:rsidR="00CF654B">
        <w:t xml:space="preserve"> teljes egészében meg fog egyezni a korábban kiküldött üzenetével: a </w:t>
      </w:r>
      <w:r>
        <w:t xml:space="preserve">feladó, a </w:t>
      </w:r>
      <w:r w:rsidR="00CF654B">
        <w:t xml:space="preserve">címzettek, a </w:t>
      </w:r>
      <w:r>
        <w:t>tárgy,</w:t>
      </w:r>
      <w:r w:rsidR="00CF654B">
        <w:t xml:space="preserve"> a szöveg, valamint a </w:t>
      </w:r>
      <w:r>
        <w:t>csatolmány sem módosul. A funkció az E</w:t>
      </w:r>
      <w:r w:rsidR="00CF654B">
        <w:t xml:space="preserve">lküldött üzenetek </w:t>
      </w:r>
      <w:r>
        <w:t>mappa</w:t>
      </w:r>
      <w:r w:rsidR="00CF654B">
        <w:t xml:space="preserve"> nézetben érhető el, az </w:t>
      </w:r>
      <w:r w:rsidR="00CF654B" w:rsidRPr="00CF654B">
        <w:t>Üzenetek kezeléséhez kapcsolódó parancsok</w:t>
      </w:r>
      <w:r w:rsidR="00CF654B">
        <w:t xml:space="preserve"> között. </w:t>
      </w:r>
    </w:p>
    <w:p w14:paraId="7314D77D" w14:textId="58154B13" w:rsidR="00CF654B" w:rsidRPr="00CF654B" w:rsidRDefault="00CF654B" w:rsidP="00803801">
      <w:pPr>
        <w:tabs>
          <w:tab w:val="left" w:pos="0"/>
        </w:tabs>
      </w:pPr>
      <w:r w:rsidRPr="00803801">
        <w:rPr>
          <w:i/>
        </w:rPr>
        <w:t>Figyelem</w:t>
      </w:r>
      <w:r w:rsidR="007D6C44" w:rsidRPr="00803801">
        <w:rPr>
          <w:i/>
        </w:rPr>
        <w:t>!</w:t>
      </w:r>
      <w:r w:rsidR="007D6C44">
        <w:t xml:space="preserve"> A</w:t>
      </w:r>
      <w:r>
        <w:t xml:space="preserve"> csoportos postafiókból újraküldött levelek esetén a levél feladója akkor sem változik, ha másik felhasználó </w:t>
      </w:r>
      <w:r w:rsidR="00713EB4">
        <w:t>használja az újraküldés funkciót.</w:t>
      </w:r>
      <w:r w:rsidR="00B9392E">
        <w:tab/>
      </w:r>
      <w:r w:rsidR="00B9392E">
        <w:br/>
        <w:t>Az Újraküldés funkció csak a bevezetést követően (v1.4) küldött üzenetek esetében érhető el!</w:t>
      </w:r>
    </w:p>
    <w:p w14:paraId="5D63A54A" w14:textId="77777777" w:rsidR="00EF19F8" w:rsidRDefault="00CF654B" w:rsidP="00803801">
      <w:pPr>
        <w:keepNext/>
      </w:pPr>
      <w:r>
        <w:rPr>
          <w:noProof/>
        </w:rPr>
        <w:drawing>
          <wp:inline distT="0" distB="0" distL="0" distR="0" wp14:anchorId="37BE3106" wp14:editId="166B7678">
            <wp:extent cx="6120130" cy="52324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jrakuldes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D50B" w14:textId="00889A90" w:rsidR="00CF654B" w:rsidRPr="00CF654B" w:rsidRDefault="00CD045A" w:rsidP="002A754F">
      <w:pPr>
        <w:pStyle w:val="bra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26" w:name="_Toc507074294"/>
      <w:r w:rsidR="00EF19F8">
        <w:rPr>
          <w:noProof/>
        </w:rPr>
        <w:t>21</w:t>
      </w:r>
      <w:r>
        <w:rPr>
          <w:noProof/>
        </w:rPr>
        <w:fldChar w:fldCharType="end"/>
      </w:r>
      <w:r w:rsidR="00EF19F8">
        <w:t xml:space="preserve">. ábra </w:t>
      </w:r>
      <w:r w:rsidR="00900C13">
        <w:t>–</w:t>
      </w:r>
      <w:r w:rsidR="00275D9E">
        <w:t xml:space="preserve"> </w:t>
      </w:r>
      <w:r w:rsidR="00EF19F8">
        <w:t>Üzenetek újraküldése</w:t>
      </w:r>
      <w:bookmarkEnd w:id="626"/>
    </w:p>
    <w:p w14:paraId="5248B992" w14:textId="77777777" w:rsidR="0078187C" w:rsidRDefault="0078187C" w:rsidP="001E76AF">
      <w:pPr>
        <w:pStyle w:val="cm2"/>
        <w:pageBreakBefore/>
      </w:pPr>
      <w:bookmarkStart w:id="627" w:name="_Toc507056593"/>
      <w:r>
        <w:lastRenderedPageBreak/>
        <w:t>Piszkozatok</w:t>
      </w:r>
      <w:bookmarkEnd w:id="627"/>
    </w:p>
    <w:p w14:paraId="4B04072E" w14:textId="77777777" w:rsidR="006572C9" w:rsidRDefault="006572C9" w:rsidP="006572C9">
      <w:r>
        <w:t xml:space="preserve">A létrehozott üzenetek </w:t>
      </w:r>
      <w:r w:rsidR="00691612">
        <w:t>piszkozatként elment</w:t>
      </w:r>
      <w:r w:rsidR="00E45959">
        <w:t>hetőek</w:t>
      </w:r>
      <w:r w:rsidR="00691612">
        <w:t>, és a későbbiek</w:t>
      </w:r>
      <w:r w:rsidR="00E45959">
        <w:t xml:space="preserve"> során mintalevélként használhatóak.</w:t>
      </w:r>
    </w:p>
    <w:p w14:paraId="74945FA7" w14:textId="77777777" w:rsidR="006572C9" w:rsidRPr="006572C9" w:rsidRDefault="006572C9" w:rsidP="006572C9">
      <w:pPr>
        <w:rPr>
          <w:rStyle w:val="szkiemeldlt"/>
        </w:rPr>
      </w:pPr>
      <w:r w:rsidRPr="006572C9">
        <w:rPr>
          <w:rStyle w:val="szkiemeldlt"/>
        </w:rPr>
        <w:t>Figyelem! Piszkozat mentésekor a csatolmányok nem kerülnek mentésre, azokat az üzenet küldésekor szükséges csatolni!</w:t>
      </w:r>
    </w:p>
    <w:p w14:paraId="7B2671BD" w14:textId="77777777" w:rsidR="0078187C" w:rsidRDefault="0078187C" w:rsidP="0078187C">
      <w:pPr>
        <w:pStyle w:val="cm2"/>
      </w:pPr>
      <w:bookmarkStart w:id="628" w:name="_Toc507056594"/>
      <w:r>
        <w:t>Üzenetek áthelyezés</w:t>
      </w:r>
      <w:r w:rsidR="003F786C">
        <w:t>e</w:t>
      </w:r>
      <w:bookmarkEnd w:id="628"/>
    </w:p>
    <w:p w14:paraId="0CE66B68" w14:textId="77777777" w:rsidR="002C3A6B" w:rsidRDefault="00656179" w:rsidP="002C3A6B">
      <w:r>
        <w:t>A beérkező és az elküldött üzeneteket lehetőség van mappá</w:t>
      </w:r>
      <w:r w:rsidR="00170BDB">
        <w:t>k</w:t>
      </w:r>
      <w:r>
        <w:t>ba szervezni. A kiválasztott üzenetre bal egérgombbal kattintva (drag and drop), az egérgombot lenyomva tartva lehetőség van az üzenetet saját mappákba helyezni.</w:t>
      </w:r>
    </w:p>
    <w:p w14:paraId="7EB31F1D" w14:textId="77777777" w:rsidR="00C972A0" w:rsidRPr="00851964" w:rsidRDefault="00851964" w:rsidP="002C3A6B">
      <w:pPr>
        <w:rPr>
          <w:rStyle w:val="szkiemeldlt"/>
        </w:rPr>
      </w:pPr>
      <w:r>
        <w:rPr>
          <w:rStyle w:val="szkiemeldlt"/>
        </w:rPr>
        <w:t>Figyelem! Csak saját mappákba van lehetőség üzenetet áthelyezni.</w:t>
      </w:r>
      <w:r w:rsidR="00C972A0">
        <w:rPr>
          <w:rStyle w:val="szkiemeldlt"/>
        </w:rPr>
        <w:tab/>
      </w:r>
      <w:r w:rsidR="00C972A0">
        <w:rPr>
          <w:rStyle w:val="szkiemeldlt"/>
        </w:rPr>
        <w:br/>
        <w:t>Amennyiben egy üzenetet véletlenül helyezett át, és szeretné visszaállítani az eredeti állapotot, úgy előbb törölje az üzenetet, majd a „Törölt üzenetek” mappánál az üzenetet kijelölve válassza</w:t>
      </w:r>
      <w:r w:rsidR="00170BDB">
        <w:rPr>
          <w:rStyle w:val="szkiemeldlt"/>
        </w:rPr>
        <w:t xml:space="preserve"> a</w:t>
      </w:r>
      <w:r w:rsidR="00C972A0">
        <w:rPr>
          <w:rStyle w:val="szkiemeldlt"/>
        </w:rPr>
        <w:t xml:space="preserve"> „Visszaállítás” parancsot!</w:t>
      </w:r>
    </w:p>
    <w:p w14:paraId="38BD8D6D" w14:textId="77777777" w:rsidR="00D163ED" w:rsidRDefault="00943ADB" w:rsidP="00D163ED">
      <w:pPr>
        <w:pStyle w:val="cm2"/>
      </w:pPr>
      <w:bookmarkStart w:id="629" w:name="_Toc507056595"/>
      <w:r>
        <w:t xml:space="preserve">Üzenetek </w:t>
      </w:r>
      <w:r w:rsidR="00D163ED">
        <w:t>mentése</w:t>
      </w:r>
      <w:bookmarkEnd w:id="629"/>
    </w:p>
    <w:p w14:paraId="5AE76C08" w14:textId="77777777" w:rsidR="00D163ED" w:rsidRDefault="00D163ED" w:rsidP="00D163ED">
      <w:r>
        <w:t xml:space="preserve">A beérkező és az elküldött üzeneteket lehetőség van saját gépre menteni. A kiválasztott üzenetet </w:t>
      </w:r>
      <w:r w:rsidR="002211E5">
        <w:t xml:space="preserve">a betekintő ablak jobb felső sarkában megjelenő </w:t>
      </w:r>
      <w:r w:rsidR="00265BE7">
        <w:t xml:space="preserve">a „Letöltés” gombot választva </w:t>
      </w:r>
      <w:r w:rsidR="00943ADB">
        <w:t>vagy</w:t>
      </w:r>
      <w:r>
        <w:t xml:space="preserve"> </w:t>
      </w:r>
      <w:r w:rsidR="00265BE7">
        <w:t xml:space="preserve">az üzenetet </w:t>
      </w:r>
      <w:r>
        <w:t xml:space="preserve">külön ablakban megnyitva a jobb felső sarokban megjelenő </w:t>
      </w:r>
      <w:r w:rsidR="00170BDB">
        <w:t>„L</w:t>
      </w:r>
      <w:r>
        <w:t>etöltés</w:t>
      </w:r>
      <w:r w:rsidR="00170BDB">
        <w:t>”</w:t>
      </w:r>
      <w:r>
        <w:t xml:space="preserve"> gomb</w:t>
      </w:r>
      <w:r w:rsidR="00943ADB">
        <w:t>ra kattintva</w:t>
      </w:r>
      <w:r>
        <w:t xml:space="preserve"> lehet </w:t>
      </w:r>
      <w:r w:rsidR="00943ADB">
        <w:t>menteni</w:t>
      </w:r>
      <w:r>
        <w:t xml:space="preserve">. </w:t>
      </w:r>
      <w:r w:rsidR="0008508A">
        <w:t>Az ü</w:t>
      </w:r>
      <w:r>
        <w:t xml:space="preserve">zenet </w:t>
      </w:r>
      <w:r w:rsidR="00943ADB">
        <w:t xml:space="preserve">letöltésekor </w:t>
      </w:r>
      <w:r w:rsidR="002211E5">
        <w:t xml:space="preserve">alapértelmezetten </w:t>
      </w:r>
      <w:r>
        <w:t>tömörített fájlban</w:t>
      </w:r>
      <w:r w:rsidR="002211E5">
        <w:t>,</w:t>
      </w:r>
      <w:r w:rsidR="0008508A">
        <w:t xml:space="preserve"> sorszám.gmzip</w:t>
      </w:r>
      <w:r w:rsidR="002211E5">
        <w:t xml:space="preserve"> kiterjesztéssel</w:t>
      </w:r>
      <w:r w:rsidR="00943ADB">
        <w:t xml:space="preserve"> kerül mentésre az üzenet szövege (</w:t>
      </w:r>
      <w:r w:rsidR="00943ADB" w:rsidRPr="00943ADB">
        <w:t>.message.html</w:t>
      </w:r>
      <w:r w:rsidR="00943ADB">
        <w:t>), az üzenethez csatolt fájlok, a tanúsítvány (</w:t>
      </w:r>
      <w:r w:rsidR="00943ADB" w:rsidRPr="00943ADB">
        <w:t>.msginfo.p7s</w:t>
      </w:r>
      <w:r w:rsidR="00943ADB">
        <w:t>), az időbélyeg</w:t>
      </w:r>
      <w:r w:rsidR="00943ADB" w:rsidRPr="00943ADB">
        <w:t xml:space="preserve"> </w:t>
      </w:r>
      <w:r w:rsidR="00943ADB">
        <w:t>(</w:t>
      </w:r>
      <w:r w:rsidR="00943ADB" w:rsidRPr="00943ADB">
        <w:t>.timestamp</w:t>
      </w:r>
      <w:r w:rsidR="00943ADB">
        <w:t xml:space="preserve">) és a </w:t>
      </w:r>
      <w:r w:rsidR="006B531D">
        <w:t xml:space="preserve">visszavonási lista </w:t>
      </w:r>
      <w:r w:rsidR="00943ADB">
        <w:t>(</w:t>
      </w:r>
      <w:r w:rsidR="00943ADB" w:rsidRPr="00943ADB">
        <w:t>CRL.der</w:t>
      </w:r>
      <w:r w:rsidR="00943ADB">
        <w:t xml:space="preserve">). </w:t>
      </w:r>
    </w:p>
    <w:p w14:paraId="7B285C26" w14:textId="77777777" w:rsidR="002211E5" w:rsidRDefault="002211E5" w:rsidP="00D163ED">
      <w:r>
        <w:t xml:space="preserve">Lehetőség van </w:t>
      </w:r>
      <w:r w:rsidRPr="004A0113">
        <w:rPr>
          <w:rStyle w:val="szkiemelflkvr"/>
        </w:rPr>
        <w:t>gmzip</w:t>
      </w:r>
      <w:r>
        <w:t xml:space="preserve"> kiterjesztés helyett az üzeneteket </w:t>
      </w:r>
      <w:r w:rsidRPr="004A0113">
        <w:rPr>
          <w:rStyle w:val="szkiemelflkvr"/>
        </w:rPr>
        <w:t>zip</w:t>
      </w:r>
      <w:r>
        <w:t xml:space="preserve"> kiterjesztéssel menteni. Az alapértelem</w:t>
      </w:r>
      <w:r w:rsidR="00C55861">
        <w:t>e</w:t>
      </w:r>
      <w:r>
        <w:t>zett beállítás módosítása a „Beállítások” menüben lehetséges.</w:t>
      </w:r>
    </w:p>
    <w:p w14:paraId="56641790" w14:textId="77777777" w:rsidR="0015252A" w:rsidRDefault="0015252A" w:rsidP="004A0113">
      <w:pPr>
        <w:keepNext/>
      </w:pPr>
      <w:r>
        <w:rPr>
          <w:noProof/>
        </w:rPr>
        <mc:AlternateContent>
          <mc:Choice Requires="wpc">
            <w:drawing>
              <wp:inline distT="0" distB="0" distL="0" distR="0" wp14:anchorId="33AC916B" wp14:editId="7E5375B5">
                <wp:extent cx="6181344" cy="1872691"/>
                <wp:effectExtent l="0" t="0" r="0" b="0"/>
                <wp:docPr id="39" name="Vászon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73" name="Kép 173"/>
                          <pic:cNvPicPr/>
                        </pic:nvPicPr>
                        <pic:blipFill rotWithShape="1">
                          <a:blip r:embed="rId8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3145407" y="113997"/>
                            <a:ext cx="2414145" cy="1648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" name="Kép 174"/>
                          <pic:cNvPicPr/>
                        </pic:nvPicPr>
                        <pic:blipFill rotWithShape="1">
                          <a:blip r:embed="rId8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158032" y="114005"/>
                            <a:ext cx="2497385" cy="16489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57FFAE6" id="Vászon 39" o:spid="_x0000_s1026" editas="canvas" style="width:486.7pt;height:147.45pt;mso-position-horizontal-relative:char;mso-position-vertical-relative:line" coordsize="61810,187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">
                <v:shape id="_x0000_s1027" type="#_x0000_t75" style="position:absolute;width:61810;height:18726;visibility:visible;mso-wrap-style:square">
                  <v:fill o:detectmouseclick="t"/>
                  <v:path o:connecttype="none"/>
                </v:shape>
                <v:shape id="Kép 173" o:spid="_x0000_s1028" type="#_x0000_t75" style="position:absolute;left:31454;top:1139;width:24141;height:164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lKGKjEAAAA3AAAAA8AAABkcnMvZG93bnJldi54bWxET0trwkAQvhf6H5YpeGs2Vtqa6CpFEOul&#10;4gPPQ3ZMgtnZmN087K/vFgq9zcf3nPlyMJXoqHGlZQXjKAZBnFldcq7gdFw/T0E4j6yxskwK7uRg&#10;uXh8mGOqbc976g4+FyGEXYoKCu/rVEqXFWTQRbYmDtzFNgZ9gE0udYN9CDeVfInjN2mw5NBQYE2r&#10;grLroTUKbsO5/Vol1e51ur8l2+335b7pOqVGT8PHDISnwf+L/9yfOsx/n8DvM+ECufg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lKGKjEAAAA3AAAAA8AAAAAAAAAAAAAAAAA&#10;nwIAAGRycy9kb3ducmV2LnhtbFBLBQYAAAAABAAEAPcAAACQAwAAAAA=&#10;">
                  <v:imagedata r:id="rId89" o:title=""/>
                </v:shape>
                <v:shape id="Kép 174" o:spid="_x0000_s1029" type="#_x0000_t75" style="position:absolute;left:1580;top:1140;width:24974;height:164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dCQzCAAAA3AAAAA8AAABkcnMvZG93bnJldi54bWxET01rwkAQvQv+h2UEb7qxpK1EVzGK4Ela&#10;W+9DdpqkZmfT7Jqk/94VBG/zeJ+zXPemEi01rrSsYDaNQBBnVpecK/j+2k/mIJxH1lhZJgX/5GC9&#10;Gg6WmGjb8Se1J5+LEMIuQQWF93UipcsKMuimtiYO3I9tDPoAm1zqBrsQbir5EkVv0mDJoaHAmrYF&#10;ZZfT1SiI0t1ZH49xPDv/pv61/ftIy7hTajzqNwsQnnr/FD/cBx3mv8dwfyZcIFc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QHQkMwgAAANwAAAAPAAAAAAAAAAAAAAAAAJ8C&#10;AABkcnMvZG93bnJldi54bWxQSwUGAAAAAAQABAD3AAAAjgMAAAAA&#10;">
                  <v:imagedata r:id="rId90" o:title=""/>
                </v:shape>
                <w10:anchorlock/>
              </v:group>
            </w:pict>
          </mc:Fallback>
        </mc:AlternateContent>
      </w:r>
    </w:p>
    <w:p w14:paraId="58E8CF98" w14:textId="7E6D3879" w:rsidR="00A53B7C" w:rsidRDefault="00CD045A" w:rsidP="004A0113">
      <w:pPr>
        <w:pStyle w:val="bra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30" w:name="_Toc507074295"/>
      <w:r w:rsidR="00EF19F8">
        <w:rPr>
          <w:noProof/>
        </w:rPr>
        <w:t>22</w:t>
      </w:r>
      <w:r>
        <w:rPr>
          <w:noProof/>
        </w:rPr>
        <w:fldChar w:fldCharType="end"/>
      </w:r>
      <w:r w:rsidR="0015252A">
        <w:t>. ábra – Üzenet letöltése gmzip illetve zip kiterjesztéssel</w:t>
      </w:r>
      <w:bookmarkEnd w:id="630"/>
    </w:p>
    <w:p w14:paraId="7670E3B7" w14:textId="77777777" w:rsidR="003076EF" w:rsidRDefault="003076EF" w:rsidP="001E76AF">
      <w:pPr>
        <w:pStyle w:val="cm2"/>
        <w:pageBreakBefore/>
      </w:pPr>
      <w:bookmarkStart w:id="631" w:name="_Toc408409744"/>
      <w:bookmarkStart w:id="632" w:name="_Toc507056596"/>
      <w:bookmarkEnd w:id="631"/>
      <w:r>
        <w:lastRenderedPageBreak/>
        <w:t>Csatolmányok letöltése</w:t>
      </w:r>
      <w:bookmarkEnd w:id="632"/>
    </w:p>
    <w:p w14:paraId="63DCDA17" w14:textId="77777777" w:rsidR="003076EF" w:rsidRDefault="003076EF" w:rsidP="004A0113">
      <w:r>
        <w:t>Az üzenetek mentésén kívül lehetőség van az üzenetek csatolmányainak önálló letöltésére</w:t>
      </w:r>
      <w:r w:rsidR="00827816">
        <w:t xml:space="preserve"> az adott csatolmányra történő kattintással mind a Betekintő ablakban, mind pedig az üzenet megnyitását követően.</w:t>
      </w:r>
    </w:p>
    <w:p w14:paraId="2AA792E0" w14:textId="77777777" w:rsidR="00897FA6" w:rsidRDefault="00827816" w:rsidP="00897FA6">
      <w:pPr>
        <w:keepNext/>
      </w:pPr>
      <w:r>
        <w:rPr>
          <w:noProof/>
        </w:rPr>
        <mc:AlternateContent>
          <mc:Choice Requires="wpc">
            <w:drawing>
              <wp:inline distT="0" distB="0" distL="0" distR="0" wp14:anchorId="62D797AA" wp14:editId="5B1055B1">
                <wp:extent cx="6166713" cy="2913677"/>
                <wp:effectExtent l="0" t="0" r="5715" b="1270"/>
                <wp:docPr id="40" name="Vászon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75" name="Kép 175"/>
                          <pic:cNvPicPr/>
                        </pic:nvPicPr>
                        <pic:blipFill rotWithShape="1">
                          <a:blip r:embed="rId9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33696" y="33697"/>
                            <a:ext cx="6111240" cy="1418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76" name="Szövegdoboz 54"/>
                        <wps:cNvSpPr txBox="1"/>
                        <wps:spPr>
                          <a:xfrm>
                            <a:off x="465275" y="735845"/>
                            <a:ext cx="983133" cy="14986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A025F8" w14:textId="77777777" w:rsidR="001F316D" w:rsidRDefault="001F316D" w:rsidP="00827816">
                              <w:pPr>
                                <w:pStyle w:val="NormlWeb"/>
                              </w:pPr>
                              <w:r>
                                <w:rPr>
                                  <w:rFonts w:ascii="Arial" w:hAnsi="Arial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Téglalap feliratnak 177"/>
                        <wps:cNvSpPr/>
                        <wps:spPr>
                          <a:xfrm>
                            <a:off x="267761" y="1774180"/>
                            <a:ext cx="1948744" cy="287020"/>
                          </a:xfrm>
                          <a:prstGeom prst="wedgeRectCallout">
                            <a:avLst>
                              <a:gd name="adj1" fmla="val -7143"/>
                              <a:gd name="adj2" fmla="val -376263"/>
                            </a:avLst>
                          </a:prstGeom>
                          <a:solidFill>
                            <a:schemeClr val="bg1"/>
                          </a:solidFill>
                          <a:ln w="158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2657A0" w14:textId="77777777" w:rsidR="001F316D" w:rsidRPr="00A10C1E" w:rsidRDefault="001F316D" w:rsidP="004A0113">
                              <w:pPr>
                                <w:pStyle w:val="tblzat"/>
                                <w:rPr>
                                  <w:color w:val="000000" w:themeColor="text1"/>
                                </w:rPr>
                              </w:pPr>
                              <w:r w:rsidRPr="00A10C1E">
                                <w:rPr>
                                  <w:color w:val="000000" w:themeColor="text1"/>
                                </w:rPr>
                                <w:t>Csatolt állomány letöltése</w:t>
                              </w:r>
                            </w:p>
                          </w:txbxContent>
                        </wps:txbx>
                        <wps:bodyPr rot="0" spcFirstLastPara="0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" name="Kép 179"/>
                          <pic:cNvPicPr preferRelativeResize="0"/>
                        </pic:nvPicPr>
                        <pic:blipFill rotWithShape="1">
                          <a:blip r:embed="rId9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2843750" y="1509856"/>
                            <a:ext cx="2194011" cy="13929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2D797AA" id="Vászon 40" o:spid="_x0000_s1146" editas="canvas" style="width:485.55pt;height:229.4pt;mso-position-horizontal-relative:char;mso-position-vertical-relative:line" coordsize="61664,291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">
                <v:shape id="_x0000_s1147" type="#_x0000_t75" style="position:absolute;width:61664;height:29133;visibility:visible;mso-wrap-style:square">
                  <v:fill o:detectmouseclick="t"/>
                  <v:path o:connecttype="none"/>
                </v:shape>
                <v:shape id="Kép 175" o:spid="_x0000_s1148" type="#_x0000_t75" style="position:absolute;left:336;top:336;width:61113;height:14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">
                  <v:imagedata r:id="rId93" o:title=""/>
                </v:shape>
                <v:shape id="Szövegdoboz 54" o:spid="_x0000_s1149" type="#_x0000_t202" style="position:absolute;left:4652;top:7358;width:9832;height:1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" filled="f" strokecolor="red" strokeweight="2pt">
                  <v:textbox>
                    <w:txbxContent>
                      <w:p w14:paraId="56A025F8" w14:textId="77777777" w:rsidR="001F316D" w:rsidRDefault="001F316D" w:rsidP="00827816">
                        <w:pPr>
                          <w:pStyle w:val="NormlWeb"/>
                        </w:pPr>
                        <w:r>
                          <w:rPr>
                            <w:rFonts w:ascii="Arial" w:hAnsi="Arial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v:shape id="Téglalap feliratnak 177" o:spid="_x0000_s1150" type="#_x0000_t61" style="position:absolute;left:2677;top:17741;width:19488;height:28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" adj="9257,-70473" fillcolor="white [3212]" strokecolor="#243f60 [1604]" strokeweight="1.25pt">
                  <v:textbox inset="1mm,1mm,1mm,1mm">
                    <w:txbxContent>
                      <w:p w14:paraId="442657A0" w14:textId="77777777" w:rsidR="001F316D" w:rsidRPr="00A10C1E" w:rsidRDefault="001F316D" w:rsidP="004A0113">
                        <w:pPr>
                          <w:pStyle w:val="tblzat"/>
                          <w:rPr>
                            <w:color w:val="000000" w:themeColor="text1"/>
                          </w:rPr>
                        </w:pPr>
                        <w:r w:rsidRPr="00A10C1E">
                          <w:rPr>
                            <w:color w:val="000000" w:themeColor="text1"/>
                          </w:rPr>
                          <w:t>Csatolt állomány letöltése</w:t>
                        </w:r>
                      </w:p>
                    </w:txbxContent>
                  </v:textbox>
                </v:shape>
                <v:shape id="Kép 179" o:spid="_x0000_s1151" type="#_x0000_t75" style="position:absolute;left:28437;top:15098;width:21940;height:1393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">
                  <v:imagedata r:id="rId94" o:title=""/>
                </v:shape>
                <w10:anchorlock/>
              </v:group>
            </w:pict>
          </mc:Fallback>
        </mc:AlternateContent>
      </w:r>
    </w:p>
    <w:p w14:paraId="79BA7224" w14:textId="3A4972F8" w:rsidR="00827816" w:rsidRDefault="00CD045A" w:rsidP="00897FA6">
      <w:pPr>
        <w:pStyle w:val="bra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33" w:name="_Toc507074296"/>
      <w:r w:rsidR="00EF19F8">
        <w:rPr>
          <w:noProof/>
        </w:rPr>
        <w:t>23</w:t>
      </w:r>
      <w:r>
        <w:rPr>
          <w:noProof/>
        </w:rPr>
        <w:fldChar w:fldCharType="end"/>
      </w:r>
      <w:r w:rsidR="00897FA6">
        <w:t xml:space="preserve">. ábra </w:t>
      </w:r>
      <w:r w:rsidR="00900C13">
        <w:t>–</w:t>
      </w:r>
      <w:r w:rsidR="00897FA6">
        <w:t xml:space="preserve"> Csatolmányok letöltése</w:t>
      </w:r>
      <w:bookmarkEnd w:id="633"/>
    </w:p>
    <w:p w14:paraId="00B9B5F5" w14:textId="77777777" w:rsidR="0078187C" w:rsidRDefault="0078187C" w:rsidP="0078187C">
      <w:pPr>
        <w:pStyle w:val="cm2"/>
      </w:pPr>
      <w:bookmarkStart w:id="634" w:name="_Toc507056597"/>
      <w:r>
        <w:t>Üzenetek törlése</w:t>
      </w:r>
      <w:bookmarkEnd w:id="634"/>
    </w:p>
    <w:p w14:paraId="6F863A9D" w14:textId="77777777" w:rsidR="00E536A0" w:rsidRDefault="00E536A0" w:rsidP="00E536A0">
      <w:pPr>
        <w:pStyle w:val="felsorolcm"/>
      </w:pPr>
      <w:r>
        <w:t>Üzeneteket törölni kétféle módon lehet az üzenet kijelölését követően:</w:t>
      </w:r>
    </w:p>
    <w:p w14:paraId="0B83853C" w14:textId="77777777" w:rsidR="00E536A0" w:rsidRDefault="00265BE7" w:rsidP="00E536A0">
      <w:pPr>
        <w:pStyle w:val="felsorol"/>
      </w:pPr>
      <w:r>
        <w:t xml:space="preserve">a parancsok között a </w:t>
      </w:r>
      <w:r w:rsidR="00E536A0">
        <w:t>„Töröl” gombra kattintva,</w:t>
      </w:r>
    </w:p>
    <w:p w14:paraId="4F9B18E6" w14:textId="77777777" w:rsidR="00E536A0" w:rsidRPr="00E536A0" w:rsidRDefault="00E536A0" w:rsidP="00E536A0">
      <w:pPr>
        <w:pStyle w:val="felsorol"/>
      </w:pPr>
      <w:r>
        <w:t>az üzeneten jobb egérgombbal kattintva, a „Üzenet törlése” parancsot választva.</w:t>
      </w:r>
    </w:p>
    <w:p w14:paraId="0C17220C" w14:textId="77777777" w:rsidR="002317C0" w:rsidRPr="002317C0" w:rsidRDefault="002317C0" w:rsidP="002317C0">
      <w:pPr>
        <w:pStyle w:val="cm2"/>
      </w:pPr>
      <w:bookmarkStart w:id="635" w:name="_Toc507056598"/>
      <w:r>
        <w:t xml:space="preserve">Üzenet státuszának </w:t>
      </w:r>
      <w:r w:rsidR="00FF3EA7">
        <w:t>módosítása</w:t>
      </w:r>
      <w:bookmarkEnd w:id="635"/>
    </w:p>
    <w:p w14:paraId="6E81EED0" w14:textId="77777777" w:rsidR="0078187C" w:rsidRDefault="000648A5" w:rsidP="00FF3EA7">
      <w:r>
        <w:t>A kijelölt üzeneten jobb egérgombbal kattintva lehetőség van a már olvasott státuszú üzenetet a „Megjelölés olvasatlanként” parancs segítségével olvasatlan státuszúra állítani.</w:t>
      </w:r>
    </w:p>
    <w:p w14:paraId="09B39435" w14:textId="77777777" w:rsidR="0064551A" w:rsidRDefault="00D80EFB" w:rsidP="00D80EFB">
      <w:pPr>
        <w:pStyle w:val="cm2"/>
      </w:pPr>
      <w:bookmarkStart w:id="636" w:name="_Toc507056599"/>
      <w:r>
        <w:t>Információ az üzenet feladójára</w:t>
      </w:r>
      <w:r w:rsidR="00050ADF">
        <w:t>, címzettjeire</w:t>
      </w:r>
      <w:r>
        <w:t xml:space="preserve"> vonatkozóan</w:t>
      </w:r>
      <w:bookmarkEnd w:id="636"/>
    </w:p>
    <w:p w14:paraId="4949656F" w14:textId="77777777" w:rsidR="00D80EFB" w:rsidRPr="00D80EFB" w:rsidRDefault="00050ADF" w:rsidP="00D80EFB">
      <w:r>
        <w:t xml:space="preserve">Az üzenet feladójának cégére vonatkozó információ két helyen érhető el: egyrészt az üzenet lista „cég” mezőjében, másrészt </w:t>
      </w:r>
      <w:r w:rsidR="004F3BD6">
        <w:t>a „Betekintő ablakban” a feladó</w:t>
      </w:r>
      <w:r>
        <w:t xml:space="preserve"> illetve címzett</w:t>
      </w:r>
      <w:r w:rsidR="004F3BD6">
        <w:t xml:space="preserve"> nevére vitt egérkurzor segítségével. </w:t>
      </w:r>
    </w:p>
    <w:p w14:paraId="1FC5254C" w14:textId="77777777" w:rsidR="00897FA6" w:rsidRDefault="00D80EFB" w:rsidP="00897FA6">
      <w:pPr>
        <w:pStyle w:val="elolapfejkep"/>
        <w:keepNext/>
      </w:pPr>
      <w:r>
        <w:rPr>
          <w:noProof/>
        </w:rPr>
        <w:lastRenderedPageBreak/>
        <w:drawing>
          <wp:inline distT="0" distB="0" distL="0" distR="0" wp14:anchorId="18A963AB" wp14:editId="35615922">
            <wp:extent cx="4991100" cy="1303867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90747" cy="130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4A382" w14:textId="70763011" w:rsidR="00D80EFB" w:rsidRPr="00D80EFB" w:rsidRDefault="00CD045A" w:rsidP="00897FA6">
      <w:pPr>
        <w:pStyle w:val="bra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37" w:name="_Toc507074297"/>
      <w:r w:rsidR="00EF19F8">
        <w:rPr>
          <w:noProof/>
        </w:rPr>
        <w:t>24</w:t>
      </w:r>
      <w:r>
        <w:rPr>
          <w:noProof/>
        </w:rPr>
        <w:fldChar w:fldCharType="end"/>
      </w:r>
      <w:r w:rsidR="00897FA6">
        <w:t xml:space="preserve">. ábra </w:t>
      </w:r>
      <w:r w:rsidR="00900C13">
        <w:t>–</w:t>
      </w:r>
      <w:r w:rsidR="00897FA6">
        <w:t xml:space="preserve"> Feladó, címzett</w:t>
      </w:r>
      <w:bookmarkEnd w:id="637"/>
    </w:p>
    <w:p w14:paraId="23719655" w14:textId="77777777" w:rsidR="00014150" w:rsidRDefault="00014150" w:rsidP="00014150">
      <w:pPr>
        <w:pStyle w:val="cm2"/>
      </w:pPr>
      <w:bookmarkStart w:id="638" w:name="_Toc507056600"/>
      <w:r>
        <w:t>Válasz üzenet küldése</w:t>
      </w:r>
      <w:bookmarkEnd w:id="638"/>
    </w:p>
    <w:p w14:paraId="57A10821" w14:textId="77777777" w:rsidR="00014150" w:rsidRDefault="00014150" w:rsidP="00014150">
      <w:r>
        <w:t>Lehetőség van a kiválasztott beérkező üzenetre válasz üzenetet küldeni a parancsok között a „Válasz” gombra kattintva, vagy jobb egérgombbal kattintva a helyi menüből a „Válasz” parancsot választva.</w:t>
      </w:r>
    </w:p>
    <w:p w14:paraId="57C1BE3E" w14:textId="51400828" w:rsidR="0059423B" w:rsidRDefault="00014150" w:rsidP="004A0113">
      <w:pPr>
        <w:rPr>
          <w:rStyle w:val="szkiemeldlt"/>
        </w:rPr>
      </w:pPr>
      <w:r>
        <w:rPr>
          <w:rStyle w:val="szkiemeldlt"/>
        </w:rPr>
        <w:t>Figyelem! A</w:t>
      </w:r>
      <w:r w:rsidR="007E654A">
        <w:rPr>
          <w:rStyle w:val="szkiemeldlt"/>
        </w:rPr>
        <w:t xml:space="preserve"> válasz címzettje csoportos postafiókból érkező üzenet esetén a küldő beállításától függően </w:t>
      </w:r>
      <w:r>
        <w:rPr>
          <w:rStyle w:val="szkiemeldlt"/>
        </w:rPr>
        <w:t xml:space="preserve">az üzenetet aláíró, tanúsítvánnyal rendelkező felhasználó, </w:t>
      </w:r>
      <w:r w:rsidR="007E654A">
        <w:rPr>
          <w:rStyle w:val="szkiemeldlt"/>
        </w:rPr>
        <w:t>vagy a</w:t>
      </w:r>
      <w:r w:rsidR="009E61E9">
        <w:rPr>
          <w:rStyle w:val="szkiemeldlt"/>
        </w:rPr>
        <w:t xml:space="preserve"> csoportos </w:t>
      </w:r>
      <w:r w:rsidR="007E654A">
        <w:rPr>
          <w:rStyle w:val="szkiemeldlt"/>
        </w:rPr>
        <w:t>postafiók.</w:t>
      </w:r>
    </w:p>
    <w:p w14:paraId="104DDD6A" w14:textId="683A8E0F" w:rsidR="0099126D" w:rsidRDefault="0099126D" w:rsidP="00803801">
      <w:pPr>
        <w:pStyle w:val="cm2"/>
      </w:pPr>
      <w:bookmarkStart w:id="639" w:name="_Toc507056601"/>
      <w:r>
        <w:t>Válasz üzenetek fogadása</w:t>
      </w:r>
      <w:bookmarkEnd w:id="639"/>
    </w:p>
    <w:p w14:paraId="65CBE386" w14:textId="1FA1AA59" w:rsidR="0015083E" w:rsidRDefault="0099126D">
      <w:r>
        <w:t>A felhasználói, valamint a csoportos postafiókból kiküldött üzenetek válasza alapértelmezetten a</w:t>
      </w:r>
      <w:r w:rsidR="00291C22">
        <w:t>z üzenetet küldő, aláíró</w:t>
      </w:r>
      <w:r>
        <w:t xml:space="preserve"> felhasználó postafiókjába érkezik</w:t>
      </w:r>
      <w:r w:rsidR="00291C22">
        <w:t>.</w:t>
      </w:r>
      <w:r>
        <w:t xml:space="preserve"> </w:t>
      </w:r>
      <w:r w:rsidR="00480550">
        <w:t xml:space="preserve">A beállítás csoportos postafiók esetében admin jogosultsággal rendelkező felhasználók által </w:t>
      </w:r>
      <w:r>
        <w:t>módosítható</w:t>
      </w:r>
      <w:r w:rsidR="00480550">
        <w:t xml:space="preserve"> oly módon, hogy az </w:t>
      </w:r>
      <w:r w:rsidR="0015083E">
        <w:t>üzenetekre válasz</w:t>
      </w:r>
      <w:r w:rsidR="00480550">
        <w:t xml:space="preserve"> funkcióval küldött üzenet esetén az alapértelmezett címzett </w:t>
      </w:r>
      <w:r>
        <w:t>a csoportos</w:t>
      </w:r>
      <w:r w:rsidR="00480550">
        <w:t xml:space="preserve"> </w:t>
      </w:r>
      <w:r>
        <w:t xml:space="preserve">postafiók </w:t>
      </w:r>
      <w:r w:rsidR="00480550">
        <w:t>legyen</w:t>
      </w:r>
      <w:r>
        <w:t xml:space="preserve">. A funkciót </w:t>
      </w:r>
      <w:r w:rsidR="0015083E">
        <w:t xml:space="preserve">admin jogosultsággal rendelkező felhasználó, a csoportos postafiók nézetben a </w:t>
      </w:r>
      <w:r w:rsidR="00EF19F8">
        <w:t xml:space="preserve">jobb alsó sarokban található </w:t>
      </w:r>
      <w:r w:rsidR="0015083E">
        <w:t>sárga fogaskerék ikonra kattintva</w:t>
      </w:r>
      <w:r w:rsidR="00480550">
        <w:t xml:space="preserve"> állíthatja be.</w:t>
      </w:r>
      <w:r w:rsidR="0015083E">
        <w:t xml:space="preserve"> </w:t>
      </w:r>
      <w:r w:rsidR="00480550">
        <w:t>A</w:t>
      </w:r>
      <w:r w:rsidR="0015083E">
        <w:t xml:space="preserve"> felugró ablakban a Válasz üzenet címzettje a csoportos postafiók melletti jelölőnégyzetet bejelölésével, a Rendben gombra kattintva véglegesíthető.</w:t>
      </w:r>
      <w:r w:rsidR="002A1241">
        <w:t xml:space="preserve"> </w:t>
      </w:r>
      <w:r w:rsidR="002A1241" w:rsidRPr="002A1241">
        <w:t>A funkció használata esetén az olvasási nyugták is a csoportos postafiókba érkeznek.</w:t>
      </w:r>
    </w:p>
    <w:p w14:paraId="14CEA7FC" w14:textId="6E527BF0" w:rsidR="0015083E" w:rsidRDefault="00A7665C" w:rsidP="00803801">
      <w:pPr>
        <w:jc w:val="center"/>
      </w:pPr>
      <w:r>
        <w:rPr>
          <w:noProof/>
        </w:rPr>
        <w:lastRenderedPageBreak/>
        <w:drawing>
          <wp:inline distT="0" distB="0" distL="0" distR="0" wp14:anchorId="6D699D79" wp14:editId="612D3523">
            <wp:extent cx="2480334" cy="4723929"/>
            <wp:effectExtent l="0" t="0" r="0" b="635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soportos_postafiok_bellítas00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416" cy="476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3A0A" w14:textId="77777777" w:rsidR="00EF19F8" w:rsidRDefault="0015083E" w:rsidP="00EF19F8">
      <w:pPr>
        <w:keepNext/>
        <w:jc w:val="center"/>
      </w:pPr>
      <w:r>
        <w:rPr>
          <w:noProof/>
        </w:rPr>
        <w:drawing>
          <wp:inline distT="0" distB="0" distL="0" distR="0" wp14:anchorId="41240FD8" wp14:editId="41F32C47">
            <wp:extent cx="2596551" cy="1120872"/>
            <wp:effectExtent l="0" t="0" r="0" b="317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soportos_postafiok_bellítas02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938" cy="112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6576" w14:textId="1977CD02" w:rsidR="00EF19F8" w:rsidRDefault="00CD045A" w:rsidP="002A754F">
      <w:pPr>
        <w:pStyle w:val="bra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40" w:name="_Toc507074298"/>
      <w:r w:rsidR="00EF19F8">
        <w:rPr>
          <w:noProof/>
        </w:rPr>
        <w:t>25</w:t>
      </w:r>
      <w:r>
        <w:rPr>
          <w:noProof/>
        </w:rPr>
        <w:fldChar w:fldCharType="end"/>
      </w:r>
      <w:r w:rsidR="00EF19F8">
        <w:t xml:space="preserve">. ábra </w:t>
      </w:r>
      <w:r w:rsidR="00900C13">
        <w:t>–</w:t>
      </w:r>
      <w:r w:rsidR="00275D9E">
        <w:t xml:space="preserve"> </w:t>
      </w:r>
      <w:r w:rsidR="00EF19F8" w:rsidRPr="00D420C1">
        <w:t>Válasz üzenet címzettjének beállítása</w:t>
      </w:r>
      <w:bookmarkEnd w:id="640"/>
    </w:p>
    <w:p w14:paraId="7F965767" w14:textId="32E6E93F" w:rsidR="0015083E" w:rsidRDefault="0015083E" w:rsidP="00F41AFE">
      <w:pPr>
        <w:pStyle w:val="cm2"/>
      </w:pPr>
      <w:bookmarkStart w:id="641" w:name="_Toc507056602"/>
      <w:r>
        <w:t>Üzenet olvasottsági státusz</w:t>
      </w:r>
      <w:r w:rsidR="00AB6BFE">
        <w:t>a</w:t>
      </w:r>
      <w:bookmarkEnd w:id="641"/>
      <w:r>
        <w:t xml:space="preserve"> </w:t>
      </w:r>
    </w:p>
    <w:p w14:paraId="0ED939BB" w14:textId="77777777" w:rsidR="001616D2" w:rsidRDefault="0015083E" w:rsidP="00EF19F8">
      <w:r>
        <w:t>Az Elküldött üzenetek mappában a küldött üzen</w:t>
      </w:r>
      <w:r w:rsidR="00EF19F8">
        <w:t>etek olvasottsági státuszáról</w:t>
      </w:r>
      <w:r>
        <w:t xml:space="preserve"> található információ. </w:t>
      </w:r>
      <w:r w:rsidR="003A44FB">
        <w:t>Az üzenet nézet jobb felső sarkában</w:t>
      </w:r>
      <w:r>
        <w:t xml:space="preserve"> </w:t>
      </w:r>
      <w:r w:rsidR="003A44FB">
        <w:t>található, szemet formáló ikon mellett lévő első szám azt mutatja meg, hány címzett olvasta az üzenetet, a második pedig a címzettek számát jelöli.</w:t>
      </w:r>
    </w:p>
    <w:p w14:paraId="04414350" w14:textId="3399CBE6" w:rsidR="001616D2" w:rsidRDefault="001616D2" w:rsidP="00803801">
      <w:pPr>
        <w:pStyle w:val="felsorolcm"/>
      </w:pPr>
      <w:r>
        <w:t xml:space="preserve">A számok </w:t>
      </w:r>
      <w:r w:rsidR="003A44FB">
        <w:t xml:space="preserve">színe </w:t>
      </w:r>
      <w:r>
        <w:t>is jelzi az olvasottság mértékét az alábbiak szerint:</w:t>
      </w:r>
    </w:p>
    <w:p w14:paraId="31816BAE" w14:textId="3ACFDCAA" w:rsidR="001616D2" w:rsidRDefault="0015083E" w:rsidP="00803801">
      <w:pPr>
        <w:pStyle w:val="felsorol"/>
      </w:pPr>
      <w:r>
        <w:t>ha egy üzenetet még egy címzett sem tekintett meg (piros),</w:t>
      </w:r>
    </w:p>
    <w:p w14:paraId="74CDA591" w14:textId="53513B2D" w:rsidR="001616D2" w:rsidRDefault="0015083E" w:rsidP="00803801">
      <w:pPr>
        <w:pStyle w:val="felsorol"/>
      </w:pPr>
      <w:r>
        <w:t>ha a címzettek egy része már megtekintette</w:t>
      </w:r>
      <w:r w:rsidR="001616D2">
        <w:t xml:space="preserve"> az üzenetet</w:t>
      </w:r>
      <w:r>
        <w:t>, másik része még nem (sárga),</w:t>
      </w:r>
    </w:p>
    <w:p w14:paraId="79670160" w14:textId="6E5820E2" w:rsidR="001616D2" w:rsidRDefault="0015083E" w:rsidP="00803801">
      <w:pPr>
        <w:pStyle w:val="felsorol"/>
      </w:pPr>
      <w:r>
        <w:t>valamint zöld szín jelöli, ha már minden címzett megtekintette az üzenetet.</w:t>
      </w:r>
    </w:p>
    <w:p w14:paraId="15D4BC09" w14:textId="05F16332" w:rsidR="00EF19F8" w:rsidRDefault="00EF19F8">
      <w:r>
        <w:t>A szem ikonra kattintva</w:t>
      </w:r>
      <w:r w:rsidR="001E76AF">
        <w:t>,</w:t>
      </w:r>
      <w:r>
        <w:t xml:space="preserve"> listázva </w:t>
      </w:r>
      <w:r w:rsidR="001616D2">
        <w:t>tekinthető meg az</w:t>
      </w:r>
      <w:r>
        <w:t xml:space="preserve"> információ a címzett</w:t>
      </w:r>
      <w:r w:rsidR="001616D2">
        <w:t>ek</w:t>
      </w:r>
      <w:r>
        <w:t xml:space="preserve"> egyedi státuszáról.</w:t>
      </w:r>
    </w:p>
    <w:p w14:paraId="1C9E18D8" w14:textId="77777777" w:rsidR="001E76AF" w:rsidRDefault="001E76AF" w:rsidP="00803801">
      <w:pPr>
        <w:tabs>
          <w:tab w:val="left" w:pos="0"/>
        </w:tabs>
      </w:pPr>
      <w:r>
        <w:rPr>
          <w:noProof/>
        </w:rPr>
        <w:lastRenderedPageBreak/>
        <w:drawing>
          <wp:inline distT="0" distB="0" distL="0" distR="0" wp14:anchorId="36D50325" wp14:editId="52B3C98D">
            <wp:extent cx="6120130" cy="1042035"/>
            <wp:effectExtent l="0" t="0" r="0" b="5715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betekinto_olvasott_statusz01_reszben_olvasott.png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0" cy="104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2F5B" w14:textId="77777777" w:rsidR="001E76AF" w:rsidRDefault="001E76AF" w:rsidP="00803801">
      <w:pPr>
        <w:tabs>
          <w:tab w:val="left" w:pos="0"/>
        </w:tabs>
      </w:pPr>
      <w:r>
        <w:rPr>
          <w:noProof/>
        </w:rPr>
        <w:drawing>
          <wp:inline distT="0" distB="0" distL="0" distR="0" wp14:anchorId="65EDA337" wp14:editId="17729DDF">
            <wp:extent cx="6120130" cy="1042035"/>
            <wp:effectExtent l="0" t="0" r="0" b="571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betekinto_olvasott_statusz01_olvasott.png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4BE3" w14:textId="7E688A80" w:rsidR="0015083E" w:rsidRDefault="001E76AF" w:rsidP="00803801">
      <w:pPr>
        <w:tabs>
          <w:tab w:val="left" w:pos="0"/>
        </w:tabs>
      </w:pPr>
      <w:r>
        <w:rPr>
          <w:noProof/>
        </w:rPr>
        <w:drawing>
          <wp:inline distT="0" distB="0" distL="0" distR="0" wp14:anchorId="692E3B90" wp14:editId="1BB751A4">
            <wp:extent cx="6120130" cy="1042035"/>
            <wp:effectExtent l="0" t="0" r="0" b="571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etekinto_olvasott_statusz01_olvasatlan.png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70F0" w14:textId="2628A5C4" w:rsidR="003A44FB" w:rsidRDefault="001E76AF" w:rsidP="00803801">
      <w:pPr>
        <w:ind w:left="680"/>
        <w:jc w:val="center"/>
      </w:pPr>
      <w:r>
        <w:rPr>
          <w:noProof/>
        </w:rPr>
        <w:drawing>
          <wp:inline distT="0" distB="0" distL="0" distR="0" wp14:anchorId="006C204E" wp14:editId="4F200A7B">
            <wp:extent cx="3544031" cy="3535216"/>
            <wp:effectExtent l="0" t="0" r="0" b="825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eszletes_olvasott_statusz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355" cy="353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7BAF" w14:textId="45894B46" w:rsidR="003A44FB" w:rsidRPr="0015083E" w:rsidRDefault="00CD045A" w:rsidP="002A754F">
      <w:pPr>
        <w:pStyle w:val="bra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42" w:name="_Toc507074299"/>
      <w:r w:rsidR="00EF19F8">
        <w:rPr>
          <w:noProof/>
        </w:rPr>
        <w:t>26</w:t>
      </w:r>
      <w:r>
        <w:rPr>
          <w:noProof/>
        </w:rPr>
        <w:fldChar w:fldCharType="end"/>
      </w:r>
      <w:r w:rsidR="00EF19F8">
        <w:t xml:space="preserve">. ábra </w:t>
      </w:r>
      <w:r w:rsidR="00900C13">
        <w:t>–</w:t>
      </w:r>
      <w:r w:rsidR="00275D9E">
        <w:t xml:space="preserve"> </w:t>
      </w:r>
      <w:r w:rsidR="00EF19F8">
        <w:t>Olvasottság</w:t>
      </w:r>
      <w:bookmarkEnd w:id="642"/>
    </w:p>
    <w:p w14:paraId="3EAC2BB6" w14:textId="77777777" w:rsidR="00F41AFE" w:rsidRDefault="00F41AFE" w:rsidP="00F41AFE">
      <w:pPr>
        <w:pStyle w:val="cm2"/>
      </w:pPr>
      <w:bookmarkStart w:id="643" w:name="_Toc507056603"/>
      <w:r>
        <w:t>Timeout (intaktvitás) figyelmeztetés</w:t>
      </w:r>
      <w:bookmarkEnd w:id="643"/>
    </w:p>
    <w:p w14:paraId="6E15C120" w14:textId="77777777" w:rsidR="002F155A" w:rsidRPr="002F155A" w:rsidRDefault="002F155A" w:rsidP="004A0113">
      <w:r>
        <w:t>A Beállításoknál megadott Timeout érték lejárta előtt 2 perccel a felhasználó értesítést kap az alábbiak szerint. Amennyiben a „Folytatás” gom</w:t>
      </w:r>
      <w:r w:rsidR="00C55861">
        <w:t>b</w:t>
      </w:r>
      <w:r>
        <w:t>ra kattint, úgy folytathatja a munkát. Ellenkező esetben az alkalmazás a 2 perc leteltét követően automatikusan kilép.</w:t>
      </w:r>
    </w:p>
    <w:p w14:paraId="539EEAED" w14:textId="77777777" w:rsidR="002F155A" w:rsidRDefault="002F155A" w:rsidP="004A0113">
      <w:pPr>
        <w:keepNext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72A54829" wp14:editId="49CE52CB">
                <wp:extent cx="6181344" cy="2648103"/>
                <wp:effectExtent l="0" t="0" r="0" b="0"/>
                <wp:docPr id="42" name="Vászon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80" name="Kép 180"/>
                          <pic:cNvPicPr/>
                        </pic:nvPicPr>
                        <pic:blipFill rotWithShape="1">
                          <a:blip r:embed="rId10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77579" y="55615"/>
                            <a:ext cx="2519315" cy="1202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" name="Kép 181"/>
                          <pic:cNvPicPr/>
                        </pic:nvPicPr>
                        <pic:blipFill rotWithShape="1">
                          <a:blip r:embed="rId10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2879191" y="1408742"/>
                            <a:ext cx="2534057" cy="11223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E04C065" id="Vászon 42" o:spid="_x0000_s1026" editas="canvas" style="width:486.7pt;height:208.5pt;mso-position-horizontal-relative:char;mso-position-vertical-relative:line" coordsize="61810,26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">
                <v:shape id="_x0000_s1027" type="#_x0000_t75" style="position:absolute;width:61810;height:26479;visibility:visible;mso-wrap-style:square">
                  <v:fill o:detectmouseclick="t"/>
                  <v:path o:connecttype="none"/>
                </v:shape>
                <v:shape id="Kép 180" o:spid="_x0000_s1028" type="#_x0000_t75" style="position:absolute;left:775;top:556;width:25193;height:120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dNKnGAAAA3AAAAA8AAABkcnMvZG93bnJldi54bWxEj09rwkAQxe8Fv8MyQm91YxErqauItCC9&#10;WP9Bj0N2mqTuzobsVhM/fedQ8DbDe/Peb+bLzjt1oTbWgQ2MRxko4iLYmksDx8P70wxUTMgWXWAy&#10;0FOE5WLwMMfchivv6LJPpZIQjjkaqFJqcq1jUZHHOAoNsWjfofWYZG1LbVu8Srh3+jnLptpjzdJQ&#10;YUPriorz/tcbmE6Kjzfn+v700+yOunu5fW6/DsY8DrvVK6hEXbqb/683VvBngi/PyAR68Q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2d00qcYAAADcAAAADwAAAAAAAAAAAAAA&#10;AACfAgAAZHJzL2Rvd25yZXYueG1sUEsFBgAAAAAEAAQA9wAAAJIDAAAAAA==&#10;">
                  <v:imagedata r:id="rId104" o:title=""/>
                </v:shape>
                <v:shape id="Kép 181" o:spid="_x0000_s1029" type="#_x0000_t75" style="position:absolute;left:28791;top:14087;width:25341;height:112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sKuKrDAAAA3AAAAA8AAABkcnMvZG93bnJldi54bWxET01rwkAQvRf6H5YpeKsbtYikboIoikiR&#10;1uTibcyOSTA7G7Krpv++Kwi9zeN9zjztTSNu1LnasoLRMAJBXFhdc6kgz9bvMxDOI2tsLJOCX3KQ&#10;Jq8vc4y1vfMP3Q6+FCGEXYwKKu/bWEpXVGTQDW1LHLiz7Qz6ALtS6g7vIdw0chxFU2mw5tBQYUvL&#10;iorL4WoUrJoaL6vv0zH72m32/XqyOOYfpVKDt37xCcJT7//FT/dWh/mzETyeCRfI5A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wq4qsMAAADcAAAADwAAAAAAAAAAAAAAAACf&#10;AgAAZHJzL2Rvd25yZXYueG1sUEsFBgAAAAAEAAQA9wAAAI8DAAAAAA==&#10;">
                  <v:imagedata r:id="rId105" o:title=""/>
                </v:shape>
                <w10:anchorlock/>
              </v:group>
            </w:pict>
          </mc:Fallback>
        </mc:AlternateContent>
      </w:r>
    </w:p>
    <w:p w14:paraId="12A75B25" w14:textId="089D1D91" w:rsidR="00F41AFE" w:rsidRDefault="002F155A" w:rsidP="004A0113">
      <w:pPr>
        <w:pStyle w:val="braalrs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bookmarkStart w:id="644" w:name="_Toc507074300"/>
      <w:r w:rsidR="00EF19F8">
        <w:rPr>
          <w:noProof/>
        </w:rPr>
        <w:t>27</w:t>
      </w:r>
      <w:r>
        <w:rPr>
          <w:noProof/>
        </w:rPr>
        <w:fldChar w:fldCharType="end"/>
      </w:r>
      <w:r>
        <w:t>. ábra – Timeout figyelmeztetés</w:t>
      </w:r>
      <w:bookmarkEnd w:id="644"/>
    </w:p>
    <w:p w14:paraId="39605423" w14:textId="77777777" w:rsidR="00B956DE" w:rsidRDefault="00B956DE" w:rsidP="00E84607">
      <w:pPr>
        <w:pStyle w:val="Cm1"/>
      </w:pPr>
      <w:bookmarkStart w:id="645" w:name="_Toc507056604"/>
      <w:r>
        <w:t>Hibák kezelése</w:t>
      </w:r>
      <w:bookmarkEnd w:id="645"/>
    </w:p>
    <w:p w14:paraId="3F88974F" w14:textId="77777777" w:rsidR="00533A1E" w:rsidRDefault="00533A1E" w:rsidP="009F53C7">
      <w:pPr>
        <w:pStyle w:val="cm2"/>
      </w:pPr>
      <w:bookmarkStart w:id="646" w:name="_Toc507056605"/>
      <w:r>
        <w:t>Az oldal tanúsítványa nem megbízható</w:t>
      </w:r>
      <w:bookmarkEnd w:id="646"/>
    </w:p>
    <w:p w14:paraId="76218E4F" w14:textId="061287C0" w:rsidR="00364198" w:rsidRDefault="00364198" w:rsidP="00364198">
      <w:r>
        <w:t>A GIROMail szolgáltatás https csatornán keresztül érhető el. Az oldal tanúsítványának kibocsátója a GIROLock</w:t>
      </w:r>
      <w:r w:rsidR="00407EF1">
        <w:t>2</w:t>
      </w:r>
      <w:r>
        <w:t>_CA, amelynek a legfelsőbb szintű kibocsátója a GIROLock</w:t>
      </w:r>
      <w:r w:rsidR="00407EF1">
        <w:t>2</w:t>
      </w:r>
      <w:r>
        <w:t xml:space="preserve">_ROOT_CA, ezért a hibátlan működéshez szükséges ezen kibocsátói tanúsítványok telepítése (lásd </w:t>
      </w:r>
      <w:r>
        <w:fldChar w:fldCharType="begin"/>
      </w:r>
      <w:r>
        <w:instrText xml:space="preserve"> REF _Ref398130549 \r \h </w:instrText>
      </w:r>
      <w:r>
        <w:fldChar w:fldCharType="separate"/>
      </w:r>
      <w:r w:rsidR="00677A45">
        <w:t>2.5.1</w:t>
      </w:r>
      <w:r>
        <w:fldChar w:fldCharType="end"/>
      </w:r>
      <w:r>
        <w:t xml:space="preserve"> fejezet)</w:t>
      </w:r>
    </w:p>
    <w:p w14:paraId="005D5A06" w14:textId="77777777" w:rsidR="00364198" w:rsidRPr="00364198" w:rsidRDefault="00364198" w:rsidP="00364198">
      <w:r>
        <w:t>Amennyiben a kibocsátói tanúsítványok telepítése nem történt meg, úgy az alábbi hibaüzenet jelenik meg képernyőjén.</w:t>
      </w:r>
    </w:p>
    <w:p w14:paraId="18534C42" w14:textId="77777777" w:rsidR="00364198" w:rsidRDefault="00533A1E" w:rsidP="00364198">
      <w:pPr>
        <w:pStyle w:val="elolapfejkep"/>
        <w:keepNext/>
      </w:pPr>
      <w:r>
        <w:rPr>
          <w:noProof/>
        </w:rPr>
        <w:drawing>
          <wp:inline distT="0" distB="0" distL="0" distR="0" wp14:anchorId="0B4B0001" wp14:editId="574BDA10">
            <wp:extent cx="3474720" cy="1931213"/>
            <wp:effectExtent l="0" t="0" r="0" b="0"/>
            <wp:docPr id="6" name="Kép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Kép 88"/>
                    <pic:cNvPicPr preferRelativeResize="0"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023" cy="19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3CAB" w14:textId="5631375D" w:rsidR="00533A1E" w:rsidRPr="00533A1E" w:rsidRDefault="00CD045A" w:rsidP="00364198">
      <w:pPr>
        <w:pStyle w:val="bra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47" w:name="_Toc507074301"/>
      <w:r w:rsidR="00EF19F8">
        <w:rPr>
          <w:noProof/>
        </w:rPr>
        <w:t>28</w:t>
      </w:r>
      <w:r>
        <w:rPr>
          <w:noProof/>
        </w:rPr>
        <w:fldChar w:fldCharType="end"/>
      </w:r>
      <w:r w:rsidR="00364198">
        <w:t>. ábra – Az oldal tanúsítványa nem megbízható</w:t>
      </w:r>
      <w:bookmarkEnd w:id="647"/>
    </w:p>
    <w:p w14:paraId="1AA15947" w14:textId="77777777" w:rsidR="00B956DE" w:rsidRDefault="009F53C7" w:rsidP="009F53C7">
      <w:pPr>
        <w:pStyle w:val="cm2"/>
      </w:pPr>
      <w:bookmarkStart w:id="648" w:name="_Toc507056606"/>
      <w:r>
        <w:t>Az ügyfél nem kapott üzenetet</w:t>
      </w:r>
      <w:bookmarkEnd w:id="648"/>
    </w:p>
    <w:p w14:paraId="3AEAA6BA" w14:textId="11B91A18" w:rsidR="009F53C7" w:rsidRDefault="00D24792" w:rsidP="009F53C7">
      <w:r>
        <w:t>A GIRO Zrt. az ügyfeleknek az üzeneteket a Központi, csoportos használatú postafiókra küldi. A felhasználók a GIROMail alkalmazásba történő bejelentkezéskor alapértelmezetten a saját postafiókjuk üzeneteit látják. Kérjük</w:t>
      </w:r>
      <w:r w:rsidR="00407EF1">
        <w:t>,</w:t>
      </w:r>
      <w:r>
        <w:t xml:space="preserve"> a képernyő bal alsó sarkában kattintson a csoportos postafiók nevére. </w:t>
      </w:r>
      <w:r w:rsidR="00E07939">
        <w:t>A postafiókváltást követően a csoportos postafiók beérkezett üzenetei jelennek meg a képernyőn.</w:t>
      </w:r>
    </w:p>
    <w:p w14:paraId="570AEE4F" w14:textId="77777777" w:rsidR="009F53C7" w:rsidRDefault="009F53C7" w:rsidP="009F53C7">
      <w:pPr>
        <w:pStyle w:val="cm2"/>
      </w:pPr>
      <w:bookmarkStart w:id="649" w:name="_Toc507056607"/>
      <w:r>
        <w:lastRenderedPageBreak/>
        <w:t>Az alkalmazás egy idő után „Lefagy”</w:t>
      </w:r>
      <w:bookmarkEnd w:id="649"/>
    </w:p>
    <w:p w14:paraId="59652424" w14:textId="369BD7EC" w:rsidR="009F53C7" w:rsidRDefault="00681E55" w:rsidP="009F53C7">
      <w:r>
        <w:t xml:space="preserve">A GIROMail alkalmazás </w:t>
      </w:r>
      <w:commentRangeStart w:id="650"/>
      <w:r>
        <w:t>15 perc inaktivitást követően kilép az alkalmazásból</w:t>
      </w:r>
      <w:commentRangeEnd w:id="650"/>
      <w:r w:rsidR="00E23D54">
        <w:commentReference w:id="650"/>
      </w:r>
      <w:r>
        <w:t>, amelyről nem minden esetben érkezik külön üzenet. A folyamatos használathoz kérjük</w:t>
      </w:r>
      <w:r w:rsidR="00407EF1">
        <w:t>,</w:t>
      </w:r>
      <w:r>
        <w:t xml:space="preserve"> nyomja meg a böngésző Frissítés gombját, vagy az F5-ös billentyűt.</w:t>
      </w:r>
    </w:p>
    <w:p w14:paraId="182851F2" w14:textId="77777777" w:rsidR="009F53C7" w:rsidRDefault="009F53C7" w:rsidP="009F53C7">
      <w:pPr>
        <w:pStyle w:val="cm2"/>
      </w:pPr>
      <w:bookmarkStart w:id="651" w:name="_Toc507056608"/>
      <w:commentRangeStart w:id="652"/>
      <w:r>
        <w:t>Az alkalmazás üzenet küldésre kattintva „Lefagy”</w:t>
      </w:r>
      <w:bookmarkEnd w:id="651"/>
      <w:commentRangeEnd w:id="652"/>
      <w:r w:rsidR="00E23D54">
        <w:rPr>
          <w:b w:val="0"/>
          <w:smallCaps w:val="0"/>
          <w:spacing w:val="0"/>
          <w:sz w:val="22"/>
          <w:szCs w:val="24"/>
        </w:rPr>
        <w:commentReference w:id="652"/>
      </w:r>
    </w:p>
    <w:p w14:paraId="5DDC74B9" w14:textId="02C7C685" w:rsidR="009F53C7" w:rsidRDefault="00A704CA" w:rsidP="009F53C7">
      <w:pPr>
        <w:rPr>
          <w:ins w:id="653" w:author="Kántor Sándor" w:date="2018-02-22T09:36:00Z"/>
        </w:rPr>
      </w:pPr>
      <w:r>
        <w:t>Az aláíró applet nem megfelelően működik, kérjük</w:t>
      </w:r>
      <w:r w:rsidR="00407EF1">
        <w:t>,</w:t>
      </w:r>
      <w:r>
        <w:t xml:space="preserve"> ellenőrizze a Java beállításokat, valamint a kibocsátói tanúsítványokat böngészőjében (lásd </w:t>
      </w:r>
      <w:r>
        <w:fldChar w:fldCharType="begin"/>
      </w:r>
      <w:r>
        <w:instrText xml:space="preserve"> REF _Ref397335115 \r \h </w:instrText>
      </w:r>
      <w:r>
        <w:fldChar w:fldCharType="separate"/>
      </w:r>
      <w:r w:rsidR="00677A45">
        <w:t>2</w:t>
      </w:r>
      <w:r>
        <w:fldChar w:fldCharType="end"/>
      </w:r>
      <w:r>
        <w:t xml:space="preserve">. </w:t>
      </w:r>
      <w:r>
        <w:fldChar w:fldCharType="begin"/>
      </w:r>
      <w:r>
        <w:instrText xml:space="preserve"> REF _Ref397335116 \h </w:instrText>
      </w:r>
      <w:r>
        <w:fldChar w:fldCharType="separate"/>
      </w:r>
      <w:r w:rsidR="00677A45">
        <w:t>Működési követelmények</w:t>
      </w:r>
      <w:r>
        <w:fldChar w:fldCharType="end"/>
      </w:r>
      <w:r>
        <w:t>).</w:t>
      </w:r>
    </w:p>
    <w:p w14:paraId="45178993" w14:textId="1AD74197" w:rsidR="00E54AC0" w:rsidRDefault="00E54AC0">
      <w:pPr>
        <w:pStyle w:val="cm2"/>
        <w:rPr>
          <w:ins w:id="654" w:author="Kántor Sándor" w:date="2018-02-22T09:47:00Z"/>
        </w:rPr>
        <w:pPrChange w:id="655" w:author="Kántor Sándor" w:date="2018-02-22T09:47:00Z">
          <w:pPr/>
        </w:pPrChange>
      </w:pPr>
      <w:bookmarkStart w:id="656" w:name="_Toc507056609"/>
      <w:ins w:id="657" w:author="Kántor Sándor" w:date="2018-02-22T09:36:00Z">
        <w:r>
          <w:t xml:space="preserve">A </w:t>
        </w:r>
      </w:ins>
      <w:ins w:id="658" w:author="Kántor Sándor" w:date="2018-02-22T09:37:00Z">
        <w:r>
          <w:t>"</w:t>
        </w:r>
      </w:ins>
      <w:ins w:id="659" w:author="Kántor Sándor" w:date="2018-02-22T09:36:00Z">
        <w:r>
          <w:t>Gateway nem fut</w:t>
        </w:r>
      </w:ins>
      <w:ins w:id="660" w:author="Kántor Sándor" w:date="2018-02-22T09:37:00Z">
        <w:r>
          <w:t>"</w:t>
        </w:r>
      </w:ins>
      <w:bookmarkEnd w:id="656"/>
    </w:p>
    <w:p w14:paraId="4C88236C" w14:textId="088E52D0" w:rsidR="00E04722" w:rsidRDefault="00E04722">
      <w:pPr>
        <w:pStyle w:val="felsorol"/>
        <w:rPr>
          <w:ins w:id="661" w:author="Kántor Sándor" w:date="2018-02-22T09:52:00Z"/>
        </w:rPr>
        <w:pPrChange w:id="662" w:author="Kántor Sándor" w:date="2018-02-22T09:52:00Z">
          <w:pPr/>
        </w:pPrChange>
      </w:pPr>
      <w:ins w:id="663" w:author="Kántor Sándor" w:date="2018-02-22T09:51:00Z">
        <w:r>
          <w:t>Ellenőrizni kell, hogy a</w:t>
        </w:r>
      </w:ins>
      <w:ins w:id="664" w:author="Kántor Sándor" w:date="2018-02-22T09:50:00Z">
        <w:r w:rsidR="00042B67">
          <w:tab/>
          <w:t>gateway valóban fut-e: a tálcán található</w:t>
        </w:r>
        <w:r w:rsidRPr="00E04722">
          <w:t xml:space="preserve"> ikonra kattintva feljön-e a gateway névjegy oldal. Előfordulhat, hogy az alkalmazásból kiléptünk a Windows azonban továbbra is mutatja az ikont. Ilyenkor érdemes lehet az egérkurzort </w:t>
        </w:r>
      </w:ins>
      <w:ins w:id="665" w:author="Kántor Sándor" w:date="2018-02-22T14:52:00Z">
        <w:r w:rsidR="00042B67">
          <w:t xml:space="preserve">csak </w:t>
        </w:r>
      </w:ins>
      <w:ins w:id="666" w:author="Kántor Sándor" w:date="2018-02-22T09:50:00Z">
        <w:r w:rsidRPr="00E04722">
          <w:t>az ikon</w:t>
        </w:r>
      </w:ins>
      <w:ins w:id="667" w:author="Kántor Sándor" w:date="2018-02-22T14:52:00Z">
        <w:r w:rsidR="00042B67">
          <w:t xml:space="preserve"> fölé mozgatni</w:t>
        </w:r>
      </w:ins>
      <w:ins w:id="668" w:author="Kántor Sándor" w:date="2018-02-22T09:50:00Z">
        <w:r w:rsidRPr="00E04722">
          <w:t>, mert az – ha nem aktív az alkalmazás – automatikusan eltűnik.</w:t>
        </w:r>
      </w:ins>
      <w:ins w:id="669" w:author="Kántor Sándor" w:date="2018-02-22T14:52:00Z">
        <w:r w:rsidR="00042B67">
          <w:t xml:space="preserve"> </w:t>
        </w:r>
      </w:ins>
      <w:ins w:id="670" w:author="Kántor Sándor" w:date="2018-02-26T10:08:00Z">
        <w:r w:rsidR="00BA1136">
          <w:br/>
        </w:r>
        <w:r w:rsidR="00BA1136" w:rsidRPr="00BA1136">
          <w:rPr>
            <w:noProof/>
          </w:rPr>
          <w:drawing>
            <wp:inline distT="0" distB="0" distL="0" distR="0" wp14:anchorId="570B9DDF" wp14:editId="73B46992">
              <wp:extent cx="1602029" cy="969790"/>
              <wp:effectExtent l="0" t="0" r="0" b="1905"/>
              <wp:docPr id="25" name="Kép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5" name="Új bitkép.png"/>
                      <pic:cNvPicPr/>
                    </pic:nvPicPr>
                    <pic:blipFill>
                      <a:blip r:embed="rId10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22344" cy="98208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BA1136">
          <w:br/>
        </w:r>
      </w:ins>
      <w:ins w:id="671" w:author="Kántor Sándor" w:date="2018-02-22T14:52:00Z">
        <w:r w:rsidR="00042B67">
          <w:t xml:space="preserve">Ekkor indítsuk el </w:t>
        </w:r>
      </w:ins>
      <w:ins w:id="672" w:author="Kántor Sándor" w:date="2018-02-22T14:53:00Z">
        <w:r w:rsidR="00042B67">
          <w:t>a GIRO Gateway alkalmazást.</w:t>
        </w:r>
      </w:ins>
      <w:ins w:id="673" w:author="Kántor Sándor" w:date="2018-02-22T14:56:00Z">
        <w:r w:rsidR="00042B67">
          <w:t xml:space="preserve"> ( Programok</w:t>
        </w:r>
      </w:ins>
      <w:ins w:id="674" w:author="Kántor Sándor" w:date="2018-02-22T15:00:00Z">
        <w:r w:rsidR="006E4BB8">
          <w:t xml:space="preserve"> </w:t>
        </w:r>
      </w:ins>
      <w:ins w:id="675" w:author="Kántor Sándor" w:date="2018-02-22T14:57:00Z">
        <w:r w:rsidR="00042B67">
          <w:t>-</w:t>
        </w:r>
      </w:ins>
      <w:ins w:id="676" w:author="Kántor Sándor" w:date="2018-02-22T15:00:00Z">
        <w:r w:rsidR="006E4BB8">
          <w:t xml:space="preserve">&gt; </w:t>
        </w:r>
      </w:ins>
      <w:ins w:id="677" w:author="Kántor Sándor" w:date="2018-02-22T14:56:00Z">
        <w:r w:rsidR="00042B67">
          <w:t>GIRO</w:t>
        </w:r>
      </w:ins>
      <w:ins w:id="678" w:author="Kántor Sándor" w:date="2018-02-22T15:00:00Z">
        <w:r w:rsidR="006E4BB8">
          <w:t xml:space="preserve"> -</w:t>
        </w:r>
        <w:r w:rsidR="006E4BB8" w:rsidRPr="006E4BB8">
          <w:t>&gt;</w:t>
        </w:r>
        <w:r w:rsidR="006E4BB8">
          <w:t xml:space="preserve"> </w:t>
        </w:r>
      </w:ins>
      <w:ins w:id="679" w:author="Kántor Sándor" w:date="2018-02-22T14:56:00Z">
        <w:r w:rsidR="00042B67">
          <w:t>Gateway )</w:t>
        </w:r>
      </w:ins>
    </w:p>
    <w:p w14:paraId="4EFC05B6" w14:textId="758D65D2" w:rsidR="00E04722" w:rsidRPr="00E04722" w:rsidRDefault="00E04722">
      <w:pPr>
        <w:pStyle w:val="felsorol"/>
        <w:rPr>
          <w:ins w:id="680" w:author="Kántor Sándor" w:date="2018-02-22T09:41:00Z"/>
        </w:rPr>
        <w:pPrChange w:id="681" w:author="Kántor Sándor" w:date="2018-02-22T09:52:00Z">
          <w:pPr/>
        </w:pPrChange>
      </w:pPr>
      <w:ins w:id="682" w:author="Kántor Sándor" w:date="2018-02-22T09:50:00Z">
        <w:r w:rsidRPr="00E04722">
          <w:t>Célszerű mindig ellenőrizni a https://giro-gate:10443/status oldalt, mert az kiderítheti, hogy a GIRO tanúsítványlánc helyesen van-e telepítve.</w:t>
        </w:r>
      </w:ins>
    </w:p>
    <w:p w14:paraId="42327FCE" w14:textId="77777777" w:rsidR="00E54AC0" w:rsidRPr="009F53C7" w:rsidRDefault="00E54AC0" w:rsidP="00E54AC0"/>
    <w:p w14:paraId="6D76C5CE" w14:textId="77777777" w:rsidR="00E84607" w:rsidRDefault="00E84607" w:rsidP="00E84607">
      <w:pPr>
        <w:pStyle w:val="Cm1"/>
      </w:pPr>
      <w:bookmarkStart w:id="683" w:name="_Toc507056610"/>
      <w:r>
        <w:t>Technikai Help desk és Ügyfélszolgálat</w:t>
      </w:r>
      <w:bookmarkEnd w:id="683"/>
    </w:p>
    <w:p w14:paraId="008F5F8F" w14:textId="77777777" w:rsidR="003F786C" w:rsidRPr="002317C0" w:rsidRDefault="003F786C" w:rsidP="003F786C">
      <w:pPr>
        <w:pStyle w:val="cm2"/>
      </w:pPr>
      <w:bookmarkStart w:id="684" w:name="_Toc507056611"/>
      <w:r>
        <w:t>Help desk elérhetőség, rendelkezésre állás</w:t>
      </w:r>
      <w:bookmarkEnd w:id="684"/>
    </w:p>
    <w:p w14:paraId="17519DD6" w14:textId="77777777" w:rsidR="000116EA" w:rsidRPr="000116EA" w:rsidRDefault="000116EA" w:rsidP="000116EA">
      <w:r w:rsidRPr="000116EA">
        <w:t xml:space="preserve">A Help Desk tevékenység elsőszintű végrehajtója – a GIRO Zrt. – </w:t>
      </w:r>
      <w:r w:rsidR="00226F0C" w:rsidRPr="000116EA">
        <w:t xml:space="preserve">munkanapokon 8:00 és 19:00 óra között </w:t>
      </w:r>
      <w:r w:rsidRPr="000116EA">
        <w:t>az alábbiakban megadott, hangrögzítővel ellátott telefonszámokon hívható:</w:t>
      </w:r>
    </w:p>
    <w:p w14:paraId="3120C6A7" w14:textId="77777777" w:rsidR="000116EA" w:rsidRDefault="000116EA" w:rsidP="000116EA">
      <w:r w:rsidRPr="000116EA">
        <w:tab/>
        <w:t>06-1-280-7101,</w:t>
      </w:r>
      <w:r w:rsidRPr="000116EA">
        <w:tab/>
        <w:t>06-1-280-7112,</w:t>
      </w:r>
      <w:r w:rsidRPr="000116EA">
        <w:tab/>
        <w:t>06-1-280-7115</w:t>
      </w:r>
    </w:p>
    <w:p w14:paraId="5171C494" w14:textId="77777777" w:rsidR="003F786C" w:rsidRPr="000116EA" w:rsidRDefault="003F786C" w:rsidP="000116EA">
      <w:pPr>
        <w:pStyle w:val="cm2"/>
      </w:pPr>
      <w:bookmarkStart w:id="685" w:name="_Toc507056612"/>
      <w:r>
        <w:t>Az ügyfélszolgálat</w:t>
      </w:r>
      <w:bookmarkEnd w:id="685"/>
    </w:p>
    <w:p w14:paraId="148F4409" w14:textId="77777777" w:rsidR="000116EA" w:rsidRDefault="000116EA" w:rsidP="000116EA">
      <w:r w:rsidRPr="000116EA">
        <w:t>A GIRO Zrt. az ügyfelekkel az üzleti kérdések mellett rendszerhasználati kérdések tekintetében a szolgáltatás során folyamatos kapcsolatot tart fenn, amelynek alapformája az egypontos ügyfélkapcsolat-tartás.</w:t>
      </w:r>
    </w:p>
    <w:p w14:paraId="5731DC65" w14:textId="77777777" w:rsidR="003F786C" w:rsidRDefault="003F786C" w:rsidP="003F786C">
      <w:pPr>
        <w:pStyle w:val="cm3"/>
      </w:pPr>
      <w:bookmarkStart w:id="686" w:name="_Toc507056613"/>
      <w:r>
        <w:t>Elérhetőség, rendelkezésre állás</w:t>
      </w:r>
      <w:bookmarkEnd w:id="686"/>
    </w:p>
    <w:p w14:paraId="2EE0E157" w14:textId="77777777" w:rsidR="000116EA" w:rsidRPr="000116EA" w:rsidRDefault="000116EA" w:rsidP="000116EA">
      <w:r w:rsidRPr="000116EA">
        <w:t xml:space="preserve">Az ügyfélszolgálat munkatársainak elérhetősége: </w:t>
      </w:r>
    </w:p>
    <w:p w14:paraId="0431877F" w14:textId="77777777" w:rsidR="000116EA" w:rsidRPr="000116EA" w:rsidRDefault="000116EA" w:rsidP="00795E71">
      <w:pPr>
        <w:pStyle w:val="felsorolbetu"/>
        <w:numPr>
          <w:ilvl w:val="0"/>
          <w:numId w:val="48"/>
        </w:numPr>
      </w:pPr>
      <w:r w:rsidRPr="000116EA">
        <w:lastRenderedPageBreak/>
        <w:t>nyitvatartási idő alatt: hétfő-csütörtök 8:00 és 17:00 óra között, pénteken 8:00-15:00 óra között a 06-1-428-5623 telefonszámon,</w:t>
      </w:r>
    </w:p>
    <w:p w14:paraId="7B27D226" w14:textId="77777777" w:rsidR="000116EA" w:rsidRPr="000116EA" w:rsidRDefault="000116EA" w:rsidP="00795E71">
      <w:pPr>
        <w:pStyle w:val="felsorolbetu"/>
      </w:pPr>
      <w:r w:rsidRPr="000116EA">
        <w:t>elektronikus levélben a</w:t>
      </w:r>
      <w:r w:rsidR="00226F0C">
        <w:t>z</w:t>
      </w:r>
      <w:r w:rsidRPr="000116EA">
        <w:t xml:space="preserve"> </w:t>
      </w:r>
      <w:r>
        <w:t>info</w:t>
      </w:r>
      <w:r w:rsidRPr="000116EA">
        <w:t>@mail.giro.hu címen a nap 24 órájában,</w:t>
      </w:r>
    </w:p>
    <w:p w14:paraId="41B5F2CB" w14:textId="77777777" w:rsidR="000116EA" w:rsidRPr="000116EA" w:rsidRDefault="000116EA" w:rsidP="00795E71">
      <w:pPr>
        <w:pStyle w:val="felsorolbetu"/>
      </w:pPr>
      <w:r w:rsidRPr="000116EA">
        <w:t>GIROMail levelezőn a GIRO_Uzlet@mail.giro.hu címen a nap 24 órájában.</w:t>
      </w:r>
    </w:p>
    <w:p w14:paraId="7C301A4D" w14:textId="77777777" w:rsidR="00897FA6" w:rsidRDefault="000116EA" w:rsidP="00487640">
      <w:r w:rsidRPr="000116EA">
        <w:t>A nyitvatartási időn kívül elektronikus levélben beérkező megkeresések feldolgozását a GIRO Zrt. a következő munkanapon kezdi meg, és a megkeresésekre 2 (kettő) munkanapon belül írásban válaszol.</w:t>
      </w:r>
    </w:p>
    <w:p w14:paraId="5C6E03E4" w14:textId="77777777" w:rsidR="00897FA6" w:rsidRDefault="00897FA6">
      <w:pPr>
        <w:spacing w:before="0" w:after="0"/>
        <w:jc w:val="left"/>
      </w:pPr>
      <w:r>
        <w:br w:type="page"/>
      </w:r>
    </w:p>
    <w:p w14:paraId="03982EDA" w14:textId="77777777" w:rsidR="00487640" w:rsidRDefault="00897FA6" w:rsidP="00897FA6">
      <w:pPr>
        <w:pStyle w:val="Cm1"/>
      </w:pPr>
      <w:bookmarkStart w:id="687" w:name="_Toc507056614"/>
      <w:r>
        <w:lastRenderedPageBreak/>
        <w:t>Ábrajegyzék</w:t>
      </w:r>
      <w:bookmarkEnd w:id="687"/>
    </w:p>
    <w:p w14:paraId="6DDEC25D" w14:textId="125CFD36" w:rsidR="00042B67" w:rsidRDefault="00D93FD2">
      <w:pPr>
        <w:tabs>
          <w:tab w:val="right" w:leader="dot" w:pos="9628"/>
        </w:tabs>
        <w:rPr>
          <w:ins w:id="688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TOC \h \z \t "ábra_aláírás" \c </w:instrText>
      </w:r>
      <w:r>
        <w:fldChar w:fldCharType="separate"/>
      </w:r>
      <w:ins w:id="689" w:author="Kántor Sándor" w:date="2018-02-22T14:49:00Z">
        <w:r w:rsidR="00042B67" w:rsidRPr="006F2C02">
          <w:rPr>
            <w:noProof/>
          </w:rPr>
          <w:fldChar w:fldCharType="begin"/>
        </w:r>
        <w:r w:rsidR="00042B67" w:rsidRPr="006F2C02">
          <w:rPr>
            <w:noProof/>
          </w:rPr>
          <w:instrText xml:space="preserve"> </w:instrText>
        </w:r>
        <w:r w:rsidR="00042B67">
          <w:rPr>
            <w:noProof/>
          </w:rPr>
          <w:instrText>HYPERLINK \l "_Toc507074278"</w:instrText>
        </w:r>
        <w:r w:rsidR="00042B67" w:rsidRPr="006F2C02">
          <w:rPr>
            <w:noProof/>
          </w:rPr>
          <w:instrText xml:space="preserve"> </w:instrText>
        </w:r>
        <w:r w:rsidR="00042B67" w:rsidRPr="006F2C02">
          <w:rPr>
            <w:noProof/>
          </w:rPr>
          <w:fldChar w:fldCharType="separate"/>
        </w:r>
        <w:r w:rsidR="00042B67" w:rsidRPr="006F2C02">
          <w:rPr>
            <w:noProof/>
          </w:rPr>
          <w:t>1. ábra – GIROMail szolgáltatás címének felvétele a megbízható webhelyek közé</w:t>
        </w:r>
        <w:r w:rsidR="00042B67">
          <w:rPr>
            <w:noProof/>
            <w:webHidden/>
          </w:rPr>
          <w:tab/>
        </w:r>
        <w:r w:rsidR="00042B67">
          <w:rPr>
            <w:noProof/>
            <w:webHidden/>
          </w:rPr>
          <w:fldChar w:fldCharType="begin"/>
        </w:r>
        <w:r w:rsidR="00042B67">
          <w:rPr>
            <w:noProof/>
            <w:webHidden/>
          </w:rPr>
          <w:instrText xml:space="preserve"> PAGEREF _Toc507074278 \h </w:instrText>
        </w:r>
      </w:ins>
      <w:r w:rsidR="00042B67">
        <w:rPr>
          <w:noProof/>
          <w:webHidden/>
        </w:rPr>
      </w:r>
      <w:r w:rsidR="00042B67">
        <w:rPr>
          <w:noProof/>
          <w:webHidden/>
        </w:rPr>
        <w:fldChar w:fldCharType="separate"/>
      </w:r>
      <w:ins w:id="690" w:author="Kántor Sándor" w:date="2018-02-22T14:49:00Z">
        <w:r w:rsidR="00042B67">
          <w:rPr>
            <w:noProof/>
            <w:webHidden/>
          </w:rPr>
          <w:t>3</w:t>
        </w:r>
        <w:r w:rsidR="00042B67">
          <w:rPr>
            <w:noProof/>
            <w:webHidden/>
          </w:rPr>
          <w:fldChar w:fldCharType="end"/>
        </w:r>
        <w:r w:rsidR="00042B67" w:rsidRPr="006F2C02">
          <w:rPr>
            <w:noProof/>
          </w:rPr>
          <w:fldChar w:fldCharType="end"/>
        </w:r>
      </w:ins>
    </w:p>
    <w:p w14:paraId="15D35E9A" w14:textId="3C657F9C" w:rsidR="00042B67" w:rsidRDefault="00042B67">
      <w:pPr>
        <w:tabs>
          <w:tab w:val="right" w:leader="dot" w:pos="9628"/>
        </w:tabs>
        <w:rPr>
          <w:ins w:id="691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ins w:id="692" w:author="Kántor Sándor" w:date="2018-02-22T14:49:00Z">
        <w:r w:rsidRPr="006F2C02">
          <w:rPr>
            <w:noProof/>
          </w:rPr>
          <w:fldChar w:fldCharType="begin"/>
        </w:r>
        <w:r w:rsidRPr="006F2C02">
          <w:rPr>
            <w:noProof/>
          </w:rPr>
          <w:instrText xml:space="preserve"> </w:instrText>
        </w:r>
        <w:r>
          <w:rPr>
            <w:noProof/>
          </w:rPr>
          <w:instrText>HYPERLINK \l "_Toc507074279"</w:instrText>
        </w:r>
        <w:r w:rsidRPr="006F2C02">
          <w:rPr>
            <w:noProof/>
          </w:rPr>
          <w:instrText xml:space="preserve"> </w:instrText>
        </w:r>
        <w:r w:rsidRPr="006F2C02">
          <w:rPr>
            <w:noProof/>
          </w:rPr>
          <w:fldChar w:fldCharType="separate"/>
        </w:r>
        <w:r w:rsidRPr="006F2C02">
          <w:rPr>
            <w:noProof/>
          </w:rPr>
          <w:t>2. ábra – Helyi könyvtár elérési útjának hozzávétele a fájlok feltöltésekor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_Toc507074279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93" w:author="Kántor Sándor" w:date="2018-02-22T14:49:00Z"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  <w:r w:rsidRPr="006F2C02">
          <w:rPr>
            <w:noProof/>
          </w:rPr>
          <w:fldChar w:fldCharType="end"/>
        </w:r>
      </w:ins>
    </w:p>
    <w:p w14:paraId="68E0F450" w14:textId="31C84387" w:rsidR="00042B67" w:rsidRDefault="00042B67">
      <w:pPr>
        <w:tabs>
          <w:tab w:val="right" w:leader="dot" w:pos="9628"/>
        </w:tabs>
        <w:rPr>
          <w:ins w:id="694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ins w:id="695" w:author="Kántor Sándor" w:date="2018-02-22T14:49:00Z">
        <w:r w:rsidRPr="006F2C02">
          <w:rPr>
            <w:noProof/>
          </w:rPr>
          <w:fldChar w:fldCharType="begin"/>
        </w:r>
        <w:r w:rsidRPr="006F2C02">
          <w:rPr>
            <w:noProof/>
          </w:rPr>
          <w:instrText xml:space="preserve"> </w:instrText>
        </w:r>
        <w:r>
          <w:rPr>
            <w:noProof/>
          </w:rPr>
          <w:instrText>HYPERLINK \l "_Toc507074280"</w:instrText>
        </w:r>
        <w:r w:rsidRPr="006F2C02">
          <w:rPr>
            <w:noProof/>
          </w:rPr>
          <w:instrText xml:space="preserve"> </w:instrText>
        </w:r>
        <w:r w:rsidRPr="006F2C02">
          <w:rPr>
            <w:noProof/>
          </w:rPr>
          <w:fldChar w:fldCharType="separate"/>
        </w:r>
        <w:r w:rsidRPr="006F2C02">
          <w:rPr>
            <w:noProof/>
          </w:rPr>
          <w:t>3. ábra – Java verzió parancssori ellenőrzése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_Toc507074280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96" w:author="Kántor Sándor" w:date="2018-02-22T14:49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6F2C02">
          <w:rPr>
            <w:noProof/>
          </w:rPr>
          <w:fldChar w:fldCharType="end"/>
        </w:r>
      </w:ins>
    </w:p>
    <w:p w14:paraId="19098E03" w14:textId="1D89583E" w:rsidR="00042B67" w:rsidRDefault="00042B67">
      <w:pPr>
        <w:tabs>
          <w:tab w:val="right" w:leader="dot" w:pos="9628"/>
        </w:tabs>
        <w:rPr>
          <w:ins w:id="697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ins w:id="698" w:author="Kántor Sándor" w:date="2018-02-22T14:49:00Z">
        <w:r w:rsidRPr="006F2C02">
          <w:rPr>
            <w:noProof/>
          </w:rPr>
          <w:fldChar w:fldCharType="begin"/>
        </w:r>
        <w:r w:rsidRPr="006F2C02">
          <w:rPr>
            <w:noProof/>
          </w:rPr>
          <w:instrText xml:space="preserve"> </w:instrText>
        </w:r>
        <w:r>
          <w:rPr>
            <w:noProof/>
          </w:rPr>
          <w:instrText>HYPERLINK \l "_Toc507074281"</w:instrText>
        </w:r>
        <w:r w:rsidRPr="006F2C02">
          <w:rPr>
            <w:noProof/>
          </w:rPr>
          <w:instrText xml:space="preserve"> </w:instrText>
        </w:r>
        <w:r w:rsidRPr="006F2C02">
          <w:rPr>
            <w:noProof/>
          </w:rPr>
          <w:fldChar w:fldCharType="separate"/>
        </w:r>
        <w:r w:rsidRPr="006F2C02">
          <w:rPr>
            <w:noProof/>
          </w:rPr>
          <w:t>4. ábra – Java verzió ellenőrzése Java Control Panel segítségével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_Toc507074281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699" w:author="Kántor Sándor" w:date="2018-02-22T14:49:00Z"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  <w:r w:rsidRPr="006F2C02">
          <w:rPr>
            <w:noProof/>
          </w:rPr>
          <w:fldChar w:fldCharType="end"/>
        </w:r>
      </w:ins>
    </w:p>
    <w:p w14:paraId="1E99C09D" w14:textId="1E8F1A37" w:rsidR="00042B67" w:rsidRDefault="00042B67">
      <w:pPr>
        <w:tabs>
          <w:tab w:val="right" w:leader="dot" w:pos="9628"/>
        </w:tabs>
        <w:rPr>
          <w:ins w:id="700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ins w:id="701" w:author="Kántor Sándor" w:date="2018-02-22T14:49:00Z">
        <w:r w:rsidRPr="006F2C02">
          <w:rPr>
            <w:noProof/>
          </w:rPr>
          <w:fldChar w:fldCharType="begin"/>
        </w:r>
        <w:r w:rsidRPr="006F2C02">
          <w:rPr>
            <w:noProof/>
          </w:rPr>
          <w:instrText xml:space="preserve"> </w:instrText>
        </w:r>
        <w:r>
          <w:rPr>
            <w:noProof/>
          </w:rPr>
          <w:instrText>HYPERLINK \l "_Toc507074282"</w:instrText>
        </w:r>
        <w:r w:rsidRPr="006F2C02">
          <w:rPr>
            <w:noProof/>
          </w:rPr>
          <w:instrText xml:space="preserve"> </w:instrText>
        </w:r>
        <w:r w:rsidRPr="006F2C02">
          <w:rPr>
            <w:noProof/>
          </w:rPr>
          <w:fldChar w:fldCharType="separate"/>
        </w:r>
        <w:r w:rsidRPr="006F2C02">
          <w:rPr>
            <w:noProof/>
          </w:rPr>
          <w:t>5. ábra – GIROLock kibocsátói tanúsítványok ellenőrzése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_Toc507074282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02" w:author="Kántor Sándor" w:date="2018-02-22T14:49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6F2C02">
          <w:rPr>
            <w:noProof/>
          </w:rPr>
          <w:fldChar w:fldCharType="end"/>
        </w:r>
      </w:ins>
    </w:p>
    <w:p w14:paraId="0B7F115E" w14:textId="0B04E5A2" w:rsidR="00042B67" w:rsidRDefault="00042B67">
      <w:pPr>
        <w:tabs>
          <w:tab w:val="right" w:leader="dot" w:pos="9628"/>
        </w:tabs>
        <w:rPr>
          <w:ins w:id="703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ins w:id="704" w:author="Kántor Sándor" w:date="2018-02-22T14:49:00Z">
        <w:r w:rsidRPr="006F2C02">
          <w:rPr>
            <w:noProof/>
          </w:rPr>
          <w:fldChar w:fldCharType="begin"/>
        </w:r>
        <w:r w:rsidRPr="006F2C02">
          <w:rPr>
            <w:noProof/>
          </w:rPr>
          <w:instrText xml:space="preserve"> </w:instrText>
        </w:r>
        <w:r>
          <w:rPr>
            <w:noProof/>
          </w:rPr>
          <w:instrText>HYPERLINK \l "_Toc507074283"</w:instrText>
        </w:r>
        <w:r w:rsidRPr="006F2C02">
          <w:rPr>
            <w:noProof/>
          </w:rPr>
          <w:instrText xml:space="preserve"> </w:instrText>
        </w:r>
        <w:r w:rsidRPr="006F2C02">
          <w:rPr>
            <w:noProof/>
          </w:rPr>
          <w:fldChar w:fldCharType="separate"/>
        </w:r>
        <w:r w:rsidRPr="006F2C02">
          <w:rPr>
            <w:noProof/>
          </w:rPr>
          <w:t>6. ábra – Tanúsítvány kiválasztása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_Toc507074283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05" w:author="Kántor Sándor" w:date="2018-02-22T14:49:00Z"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  <w:r w:rsidRPr="006F2C02">
          <w:rPr>
            <w:noProof/>
          </w:rPr>
          <w:fldChar w:fldCharType="end"/>
        </w:r>
      </w:ins>
    </w:p>
    <w:p w14:paraId="24C9FDD2" w14:textId="79922108" w:rsidR="00042B67" w:rsidRDefault="00042B67">
      <w:pPr>
        <w:tabs>
          <w:tab w:val="right" w:leader="dot" w:pos="9628"/>
        </w:tabs>
        <w:rPr>
          <w:ins w:id="706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ins w:id="707" w:author="Kántor Sándor" w:date="2018-02-22T14:49:00Z">
        <w:r w:rsidRPr="006F2C02">
          <w:rPr>
            <w:noProof/>
          </w:rPr>
          <w:fldChar w:fldCharType="begin"/>
        </w:r>
        <w:r w:rsidRPr="006F2C02">
          <w:rPr>
            <w:noProof/>
          </w:rPr>
          <w:instrText xml:space="preserve"> </w:instrText>
        </w:r>
        <w:r>
          <w:rPr>
            <w:noProof/>
          </w:rPr>
          <w:instrText>HYPERLINK \l "_Toc507074284"</w:instrText>
        </w:r>
        <w:r w:rsidRPr="006F2C02">
          <w:rPr>
            <w:noProof/>
          </w:rPr>
          <w:instrText xml:space="preserve"> </w:instrText>
        </w:r>
        <w:r w:rsidRPr="006F2C02">
          <w:rPr>
            <w:noProof/>
          </w:rPr>
          <w:fldChar w:fldCharType="separate"/>
        </w:r>
        <w:r w:rsidRPr="006F2C02">
          <w:rPr>
            <w:noProof/>
          </w:rPr>
          <w:t>8. ábra A gateway ellenőrzése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_Toc507074284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08" w:author="Kántor Sándor" w:date="2018-02-22T14:49:00Z"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  <w:r w:rsidRPr="006F2C02">
          <w:rPr>
            <w:noProof/>
          </w:rPr>
          <w:fldChar w:fldCharType="end"/>
        </w:r>
      </w:ins>
    </w:p>
    <w:p w14:paraId="741B1D61" w14:textId="4A026581" w:rsidR="00042B67" w:rsidRDefault="00042B67">
      <w:pPr>
        <w:tabs>
          <w:tab w:val="right" w:leader="dot" w:pos="9628"/>
        </w:tabs>
        <w:rPr>
          <w:ins w:id="709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ins w:id="710" w:author="Kántor Sándor" w:date="2018-02-22T14:49:00Z">
        <w:r w:rsidRPr="006F2C02">
          <w:rPr>
            <w:noProof/>
          </w:rPr>
          <w:fldChar w:fldCharType="begin"/>
        </w:r>
        <w:r w:rsidRPr="006F2C02">
          <w:rPr>
            <w:noProof/>
          </w:rPr>
          <w:instrText xml:space="preserve"> </w:instrText>
        </w:r>
        <w:r>
          <w:rPr>
            <w:noProof/>
          </w:rPr>
          <w:instrText>HYPERLINK \l "_Toc507074285"</w:instrText>
        </w:r>
        <w:r w:rsidRPr="006F2C02">
          <w:rPr>
            <w:noProof/>
          </w:rPr>
          <w:instrText xml:space="preserve"> </w:instrText>
        </w:r>
        <w:r w:rsidRPr="006F2C02">
          <w:rPr>
            <w:noProof/>
          </w:rPr>
          <w:fldChar w:fldCharType="separate"/>
        </w:r>
        <w:r w:rsidRPr="006F2C02">
          <w:rPr>
            <w:noProof/>
          </w:rPr>
          <w:t>12. ábra – PIN-kód bekérő képernyő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_Toc507074285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11" w:author="Kántor Sándor" w:date="2018-02-22T14:49:00Z"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  <w:r w:rsidRPr="006F2C02">
          <w:rPr>
            <w:noProof/>
          </w:rPr>
          <w:fldChar w:fldCharType="end"/>
        </w:r>
      </w:ins>
    </w:p>
    <w:p w14:paraId="4F430600" w14:textId="463C27D6" w:rsidR="00042B67" w:rsidRDefault="00042B67">
      <w:pPr>
        <w:tabs>
          <w:tab w:val="right" w:leader="dot" w:pos="9628"/>
        </w:tabs>
        <w:rPr>
          <w:ins w:id="712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ins w:id="713" w:author="Kántor Sándor" w:date="2018-02-22T14:49:00Z">
        <w:r w:rsidRPr="006F2C02">
          <w:rPr>
            <w:noProof/>
          </w:rPr>
          <w:fldChar w:fldCharType="begin"/>
        </w:r>
        <w:r w:rsidRPr="006F2C02">
          <w:rPr>
            <w:noProof/>
          </w:rPr>
          <w:instrText xml:space="preserve"> </w:instrText>
        </w:r>
        <w:r>
          <w:rPr>
            <w:noProof/>
          </w:rPr>
          <w:instrText>HYPERLINK \l "_Toc507074286"</w:instrText>
        </w:r>
        <w:r w:rsidRPr="006F2C02">
          <w:rPr>
            <w:noProof/>
          </w:rPr>
          <w:instrText xml:space="preserve"> </w:instrText>
        </w:r>
        <w:r w:rsidRPr="006F2C02">
          <w:rPr>
            <w:noProof/>
          </w:rPr>
          <w:fldChar w:fldCharType="separate"/>
        </w:r>
        <w:r w:rsidRPr="006F2C02">
          <w:rPr>
            <w:noProof/>
          </w:rPr>
          <w:t>13. ábra – Felhasználó felület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_Toc507074286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14" w:author="Kántor Sándor" w:date="2018-02-22T14:49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6F2C02">
          <w:rPr>
            <w:noProof/>
          </w:rPr>
          <w:fldChar w:fldCharType="end"/>
        </w:r>
      </w:ins>
    </w:p>
    <w:p w14:paraId="594A2044" w14:textId="0E861B09" w:rsidR="00042B67" w:rsidRDefault="00042B67">
      <w:pPr>
        <w:tabs>
          <w:tab w:val="right" w:leader="dot" w:pos="9628"/>
        </w:tabs>
        <w:rPr>
          <w:ins w:id="715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ins w:id="716" w:author="Kántor Sándor" w:date="2018-02-22T14:49:00Z">
        <w:r w:rsidRPr="006F2C02">
          <w:rPr>
            <w:noProof/>
          </w:rPr>
          <w:fldChar w:fldCharType="begin"/>
        </w:r>
        <w:r w:rsidRPr="006F2C02">
          <w:rPr>
            <w:noProof/>
          </w:rPr>
          <w:instrText xml:space="preserve"> </w:instrText>
        </w:r>
        <w:r>
          <w:rPr>
            <w:noProof/>
          </w:rPr>
          <w:instrText>HYPERLINK \l "_Toc507074287"</w:instrText>
        </w:r>
        <w:r w:rsidRPr="006F2C02">
          <w:rPr>
            <w:noProof/>
          </w:rPr>
          <w:instrText xml:space="preserve"> </w:instrText>
        </w:r>
        <w:r w:rsidRPr="006F2C02">
          <w:rPr>
            <w:noProof/>
          </w:rPr>
          <w:fldChar w:fldCharType="separate"/>
        </w:r>
        <w:r w:rsidRPr="006F2C02">
          <w:rPr>
            <w:noProof/>
          </w:rPr>
          <w:t>14. ábra – Üzenetek kezeléséhez kapcsolódó parancsok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_Toc507074287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17" w:author="Kántor Sándor" w:date="2018-02-22T14:49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6F2C02">
          <w:rPr>
            <w:noProof/>
          </w:rPr>
          <w:fldChar w:fldCharType="end"/>
        </w:r>
      </w:ins>
    </w:p>
    <w:p w14:paraId="0BC4AA9F" w14:textId="115BD030" w:rsidR="00042B67" w:rsidRDefault="00042B67">
      <w:pPr>
        <w:tabs>
          <w:tab w:val="right" w:leader="dot" w:pos="9628"/>
        </w:tabs>
        <w:rPr>
          <w:ins w:id="718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ins w:id="719" w:author="Kántor Sándor" w:date="2018-02-22T14:49:00Z">
        <w:r w:rsidRPr="006F2C02">
          <w:rPr>
            <w:noProof/>
          </w:rPr>
          <w:fldChar w:fldCharType="begin"/>
        </w:r>
        <w:r w:rsidRPr="006F2C02">
          <w:rPr>
            <w:noProof/>
          </w:rPr>
          <w:instrText xml:space="preserve"> </w:instrText>
        </w:r>
        <w:r>
          <w:rPr>
            <w:noProof/>
          </w:rPr>
          <w:instrText>HYPERLINK \l "_Toc507074288"</w:instrText>
        </w:r>
        <w:r w:rsidRPr="006F2C02">
          <w:rPr>
            <w:noProof/>
          </w:rPr>
          <w:instrText xml:space="preserve"> </w:instrText>
        </w:r>
        <w:r w:rsidRPr="006F2C02">
          <w:rPr>
            <w:noProof/>
          </w:rPr>
          <w:fldChar w:fldCharType="separate"/>
        </w:r>
        <w:r w:rsidRPr="006F2C02">
          <w:rPr>
            <w:noProof/>
          </w:rPr>
          <w:t>15. ábra – Archiválás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_Toc507074288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20" w:author="Kántor Sándor" w:date="2018-02-22T14:49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6F2C02">
          <w:rPr>
            <w:noProof/>
          </w:rPr>
          <w:fldChar w:fldCharType="end"/>
        </w:r>
      </w:ins>
    </w:p>
    <w:p w14:paraId="12D2480B" w14:textId="4A25D35A" w:rsidR="00042B67" w:rsidRDefault="00042B67">
      <w:pPr>
        <w:tabs>
          <w:tab w:val="right" w:leader="dot" w:pos="9628"/>
        </w:tabs>
        <w:rPr>
          <w:ins w:id="721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ins w:id="722" w:author="Kántor Sándor" w:date="2018-02-22T14:49:00Z">
        <w:r w:rsidRPr="006F2C02">
          <w:rPr>
            <w:noProof/>
          </w:rPr>
          <w:fldChar w:fldCharType="begin"/>
        </w:r>
        <w:r w:rsidRPr="006F2C02">
          <w:rPr>
            <w:noProof/>
          </w:rPr>
          <w:instrText xml:space="preserve"> </w:instrText>
        </w:r>
        <w:r>
          <w:rPr>
            <w:noProof/>
          </w:rPr>
          <w:instrText>HYPERLINK \l "_Toc507074289"</w:instrText>
        </w:r>
        <w:r w:rsidRPr="006F2C02">
          <w:rPr>
            <w:noProof/>
          </w:rPr>
          <w:instrText xml:space="preserve"> </w:instrText>
        </w:r>
        <w:r w:rsidRPr="006F2C02">
          <w:rPr>
            <w:noProof/>
          </w:rPr>
          <w:fldChar w:fldCharType="separate"/>
        </w:r>
        <w:r w:rsidRPr="006F2C02">
          <w:rPr>
            <w:noProof/>
          </w:rPr>
          <w:t>16. ábra – Beállítások megadása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_Toc507074289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23" w:author="Kántor Sándor" w:date="2018-02-22T14:49:00Z"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  <w:r w:rsidRPr="006F2C02">
          <w:rPr>
            <w:noProof/>
          </w:rPr>
          <w:fldChar w:fldCharType="end"/>
        </w:r>
      </w:ins>
    </w:p>
    <w:p w14:paraId="28227CE7" w14:textId="614CE1C9" w:rsidR="00042B67" w:rsidRDefault="00042B67">
      <w:pPr>
        <w:tabs>
          <w:tab w:val="right" w:leader="dot" w:pos="9628"/>
        </w:tabs>
        <w:rPr>
          <w:ins w:id="724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ins w:id="725" w:author="Kántor Sándor" w:date="2018-02-22T14:49:00Z">
        <w:r w:rsidRPr="006F2C02">
          <w:rPr>
            <w:noProof/>
          </w:rPr>
          <w:fldChar w:fldCharType="begin"/>
        </w:r>
        <w:r w:rsidRPr="006F2C02">
          <w:rPr>
            <w:noProof/>
          </w:rPr>
          <w:instrText xml:space="preserve"> </w:instrText>
        </w:r>
        <w:r>
          <w:rPr>
            <w:noProof/>
          </w:rPr>
          <w:instrText>HYPERLINK \l "_Toc507074290"</w:instrText>
        </w:r>
        <w:r w:rsidRPr="006F2C02">
          <w:rPr>
            <w:noProof/>
          </w:rPr>
          <w:instrText xml:space="preserve"> </w:instrText>
        </w:r>
        <w:r w:rsidRPr="006F2C02">
          <w:rPr>
            <w:noProof/>
          </w:rPr>
          <w:fldChar w:fldCharType="separate"/>
        </w:r>
        <w:r w:rsidRPr="006F2C02">
          <w:rPr>
            <w:noProof/>
          </w:rPr>
          <w:t>17. ábra – Kedvencek karbantartása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_Toc507074290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26" w:author="Kántor Sándor" w:date="2018-02-22T14:49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6F2C02">
          <w:rPr>
            <w:noProof/>
          </w:rPr>
          <w:fldChar w:fldCharType="end"/>
        </w:r>
      </w:ins>
    </w:p>
    <w:p w14:paraId="4E1E7884" w14:textId="75AE9E0C" w:rsidR="00042B67" w:rsidRDefault="00042B67">
      <w:pPr>
        <w:tabs>
          <w:tab w:val="right" w:leader="dot" w:pos="9628"/>
        </w:tabs>
        <w:rPr>
          <w:ins w:id="727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ins w:id="728" w:author="Kántor Sándor" w:date="2018-02-22T14:49:00Z">
        <w:r w:rsidRPr="006F2C02">
          <w:rPr>
            <w:noProof/>
          </w:rPr>
          <w:fldChar w:fldCharType="begin"/>
        </w:r>
        <w:r w:rsidRPr="006F2C02">
          <w:rPr>
            <w:noProof/>
          </w:rPr>
          <w:instrText xml:space="preserve"> </w:instrText>
        </w:r>
        <w:r>
          <w:rPr>
            <w:noProof/>
          </w:rPr>
          <w:instrText>HYPERLINK \l "_Toc507074291"</w:instrText>
        </w:r>
        <w:r w:rsidRPr="006F2C02">
          <w:rPr>
            <w:noProof/>
          </w:rPr>
          <w:instrText xml:space="preserve"> </w:instrText>
        </w:r>
        <w:r w:rsidRPr="006F2C02">
          <w:rPr>
            <w:noProof/>
          </w:rPr>
          <w:fldChar w:fldCharType="separate"/>
        </w:r>
        <w:r w:rsidRPr="006F2C02">
          <w:rPr>
            <w:noProof/>
          </w:rPr>
          <w:t>18. ábra – Mappák kezelése: létrehozása, törlése, átnevezése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_Toc507074291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29" w:author="Kántor Sándor" w:date="2018-02-22T14:49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6F2C02">
          <w:rPr>
            <w:noProof/>
          </w:rPr>
          <w:fldChar w:fldCharType="end"/>
        </w:r>
      </w:ins>
    </w:p>
    <w:p w14:paraId="02024E8D" w14:textId="73D8B441" w:rsidR="00042B67" w:rsidRDefault="00042B67">
      <w:pPr>
        <w:tabs>
          <w:tab w:val="right" w:leader="dot" w:pos="9628"/>
        </w:tabs>
        <w:rPr>
          <w:ins w:id="730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ins w:id="731" w:author="Kántor Sándor" w:date="2018-02-22T14:49:00Z">
        <w:r w:rsidRPr="006F2C02">
          <w:rPr>
            <w:noProof/>
          </w:rPr>
          <w:fldChar w:fldCharType="begin"/>
        </w:r>
        <w:r w:rsidRPr="006F2C02">
          <w:rPr>
            <w:noProof/>
          </w:rPr>
          <w:instrText xml:space="preserve"> </w:instrText>
        </w:r>
        <w:r>
          <w:rPr>
            <w:noProof/>
          </w:rPr>
          <w:instrText>HYPERLINK \l "_Toc507074292"</w:instrText>
        </w:r>
        <w:r w:rsidRPr="006F2C02">
          <w:rPr>
            <w:noProof/>
          </w:rPr>
          <w:instrText xml:space="preserve"> </w:instrText>
        </w:r>
        <w:r w:rsidRPr="006F2C02">
          <w:rPr>
            <w:noProof/>
          </w:rPr>
          <w:fldChar w:fldCharType="separate"/>
        </w:r>
        <w:r w:rsidRPr="006F2C02">
          <w:rPr>
            <w:noProof/>
          </w:rPr>
          <w:t>19. ábra – Mappa nevének megadása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_Toc507074292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32" w:author="Kántor Sándor" w:date="2018-02-22T14:49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6F2C02">
          <w:rPr>
            <w:noProof/>
          </w:rPr>
          <w:fldChar w:fldCharType="end"/>
        </w:r>
      </w:ins>
    </w:p>
    <w:p w14:paraId="2D8C2E99" w14:textId="6F61083F" w:rsidR="00042B67" w:rsidRDefault="00042B67">
      <w:pPr>
        <w:tabs>
          <w:tab w:val="right" w:leader="dot" w:pos="9628"/>
        </w:tabs>
        <w:rPr>
          <w:ins w:id="733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ins w:id="734" w:author="Kántor Sándor" w:date="2018-02-22T14:49:00Z">
        <w:r w:rsidRPr="006F2C02">
          <w:rPr>
            <w:noProof/>
          </w:rPr>
          <w:fldChar w:fldCharType="begin"/>
        </w:r>
        <w:r w:rsidRPr="006F2C02">
          <w:rPr>
            <w:noProof/>
          </w:rPr>
          <w:instrText xml:space="preserve"> </w:instrText>
        </w:r>
        <w:r>
          <w:rPr>
            <w:noProof/>
          </w:rPr>
          <w:instrText>HYPERLINK \l "_Toc507074293"</w:instrText>
        </w:r>
        <w:r w:rsidRPr="006F2C02">
          <w:rPr>
            <w:noProof/>
          </w:rPr>
          <w:instrText xml:space="preserve"> </w:instrText>
        </w:r>
        <w:r w:rsidRPr="006F2C02">
          <w:rPr>
            <w:noProof/>
          </w:rPr>
          <w:fldChar w:fldCharType="separate"/>
        </w:r>
        <w:r w:rsidRPr="006F2C02">
          <w:rPr>
            <w:noProof/>
          </w:rPr>
          <w:t>20. ábra – Üzenetek létrehozása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_Toc507074293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35" w:author="Kántor Sándor" w:date="2018-02-22T14:49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6F2C02">
          <w:rPr>
            <w:noProof/>
          </w:rPr>
          <w:fldChar w:fldCharType="end"/>
        </w:r>
      </w:ins>
    </w:p>
    <w:p w14:paraId="75E45FF9" w14:textId="029B6524" w:rsidR="00042B67" w:rsidRDefault="00042B67">
      <w:pPr>
        <w:tabs>
          <w:tab w:val="right" w:leader="dot" w:pos="9628"/>
        </w:tabs>
        <w:rPr>
          <w:ins w:id="736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ins w:id="737" w:author="Kántor Sándor" w:date="2018-02-22T14:49:00Z">
        <w:r w:rsidRPr="006F2C02">
          <w:rPr>
            <w:noProof/>
          </w:rPr>
          <w:fldChar w:fldCharType="begin"/>
        </w:r>
        <w:r w:rsidRPr="006F2C02">
          <w:rPr>
            <w:noProof/>
          </w:rPr>
          <w:instrText xml:space="preserve"> </w:instrText>
        </w:r>
        <w:r>
          <w:rPr>
            <w:noProof/>
          </w:rPr>
          <w:instrText>HYPERLINK \l "_Toc507074294"</w:instrText>
        </w:r>
        <w:r w:rsidRPr="006F2C02">
          <w:rPr>
            <w:noProof/>
          </w:rPr>
          <w:instrText xml:space="preserve"> </w:instrText>
        </w:r>
        <w:r w:rsidRPr="006F2C02">
          <w:rPr>
            <w:noProof/>
          </w:rPr>
          <w:fldChar w:fldCharType="separate"/>
        </w:r>
        <w:r w:rsidRPr="006F2C02">
          <w:rPr>
            <w:noProof/>
          </w:rPr>
          <w:t>21. ábra – Üzenetek újraküldése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_Toc507074294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38" w:author="Kántor Sándor" w:date="2018-02-22T14:49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6F2C02">
          <w:rPr>
            <w:noProof/>
          </w:rPr>
          <w:fldChar w:fldCharType="end"/>
        </w:r>
      </w:ins>
    </w:p>
    <w:p w14:paraId="5542D3BC" w14:textId="3D5ACDD7" w:rsidR="00042B67" w:rsidRDefault="00042B67">
      <w:pPr>
        <w:tabs>
          <w:tab w:val="right" w:leader="dot" w:pos="9628"/>
        </w:tabs>
        <w:rPr>
          <w:ins w:id="739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ins w:id="740" w:author="Kántor Sándor" w:date="2018-02-22T14:49:00Z">
        <w:r w:rsidRPr="006F2C02">
          <w:rPr>
            <w:noProof/>
          </w:rPr>
          <w:fldChar w:fldCharType="begin"/>
        </w:r>
        <w:r w:rsidRPr="006F2C02">
          <w:rPr>
            <w:noProof/>
          </w:rPr>
          <w:instrText xml:space="preserve"> </w:instrText>
        </w:r>
        <w:r>
          <w:rPr>
            <w:noProof/>
          </w:rPr>
          <w:instrText>HYPERLINK \l "_Toc507074295"</w:instrText>
        </w:r>
        <w:r w:rsidRPr="006F2C02">
          <w:rPr>
            <w:noProof/>
          </w:rPr>
          <w:instrText xml:space="preserve"> </w:instrText>
        </w:r>
        <w:r w:rsidRPr="006F2C02">
          <w:rPr>
            <w:noProof/>
          </w:rPr>
          <w:fldChar w:fldCharType="separate"/>
        </w:r>
        <w:r w:rsidRPr="006F2C02">
          <w:rPr>
            <w:noProof/>
          </w:rPr>
          <w:t>22. ábra – Üzenet letöltése gmzip illetve zip kiterjesztéssel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_Toc507074295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41" w:author="Kántor Sándor" w:date="2018-02-22T14:49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6F2C02">
          <w:rPr>
            <w:noProof/>
          </w:rPr>
          <w:fldChar w:fldCharType="end"/>
        </w:r>
      </w:ins>
    </w:p>
    <w:p w14:paraId="7FC1ABEF" w14:textId="7A9A3FAC" w:rsidR="00042B67" w:rsidRDefault="00042B67">
      <w:pPr>
        <w:tabs>
          <w:tab w:val="right" w:leader="dot" w:pos="9628"/>
        </w:tabs>
        <w:rPr>
          <w:ins w:id="742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ins w:id="743" w:author="Kántor Sándor" w:date="2018-02-22T14:49:00Z">
        <w:r w:rsidRPr="006F2C02">
          <w:rPr>
            <w:noProof/>
          </w:rPr>
          <w:fldChar w:fldCharType="begin"/>
        </w:r>
        <w:r w:rsidRPr="006F2C02">
          <w:rPr>
            <w:noProof/>
          </w:rPr>
          <w:instrText xml:space="preserve"> </w:instrText>
        </w:r>
        <w:r>
          <w:rPr>
            <w:noProof/>
          </w:rPr>
          <w:instrText>HYPERLINK \l "_Toc507074296"</w:instrText>
        </w:r>
        <w:r w:rsidRPr="006F2C02">
          <w:rPr>
            <w:noProof/>
          </w:rPr>
          <w:instrText xml:space="preserve"> </w:instrText>
        </w:r>
        <w:r w:rsidRPr="006F2C02">
          <w:rPr>
            <w:noProof/>
          </w:rPr>
          <w:fldChar w:fldCharType="separate"/>
        </w:r>
        <w:r w:rsidRPr="006F2C02">
          <w:rPr>
            <w:noProof/>
          </w:rPr>
          <w:t>23. ábra – Csatolmányok letöltése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_Toc507074296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44" w:author="Kántor Sándor" w:date="2018-02-22T14:49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6F2C02">
          <w:rPr>
            <w:noProof/>
          </w:rPr>
          <w:fldChar w:fldCharType="end"/>
        </w:r>
      </w:ins>
    </w:p>
    <w:p w14:paraId="43EDEB75" w14:textId="4ECEF3D8" w:rsidR="00042B67" w:rsidRDefault="00042B67">
      <w:pPr>
        <w:tabs>
          <w:tab w:val="right" w:leader="dot" w:pos="9628"/>
        </w:tabs>
        <w:rPr>
          <w:ins w:id="745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ins w:id="746" w:author="Kántor Sándor" w:date="2018-02-22T14:49:00Z">
        <w:r w:rsidRPr="006F2C02">
          <w:rPr>
            <w:noProof/>
          </w:rPr>
          <w:fldChar w:fldCharType="begin"/>
        </w:r>
        <w:r w:rsidRPr="006F2C02">
          <w:rPr>
            <w:noProof/>
          </w:rPr>
          <w:instrText xml:space="preserve"> </w:instrText>
        </w:r>
        <w:r>
          <w:rPr>
            <w:noProof/>
          </w:rPr>
          <w:instrText>HYPERLINK \l "_Toc507074297"</w:instrText>
        </w:r>
        <w:r w:rsidRPr="006F2C02">
          <w:rPr>
            <w:noProof/>
          </w:rPr>
          <w:instrText xml:space="preserve"> </w:instrText>
        </w:r>
        <w:r w:rsidRPr="006F2C02">
          <w:rPr>
            <w:noProof/>
          </w:rPr>
          <w:fldChar w:fldCharType="separate"/>
        </w:r>
        <w:r w:rsidRPr="006F2C02">
          <w:rPr>
            <w:noProof/>
          </w:rPr>
          <w:t>24. ábra – Feladó, címzett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_Toc507074297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47" w:author="Kántor Sándor" w:date="2018-02-22T14:49:00Z"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  <w:r w:rsidRPr="006F2C02">
          <w:rPr>
            <w:noProof/>
          </w:rPr>
          <w:fldChar w:fldCharType="end"/>
        </w:r>
      </w:ins>
    </w:p>
    <w:p w14:paraId="196EB642" w14:textId="636B1465" w:rsidR="00042B67" w:rsidRDefault="00042B67">
      <w:pPr>
        <w:tabs>
          <w:tab w:val="right" w:leader="dot" w:pos="9628"/>
        </w:tabs>
        <w:rPr>
          <w:ins w:id="748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ins w:id="749" w:author="Kántor Sándor" w:date="2018-02-22T14:49:00Z">
        <w:r w:rsidRPr="006F2C02">
          <w:rPr>
            <w:noProof/>
          </w:rPr>
          <w:fldChar w:fldCharType="begin"/>
        </w:r>
        <w:r w:rsidRPr="006F2C02">
          <w:rPr>
            <w:noProof/>
          </w:rPr>
          <w:instrText xml:space="preserve"> </w:instrText>
        </w:r>
        <w:r>
          <w:rPr>
            <w:noProof/>
          </w:rPr>
          <w:instrText>HYPERLINK \l "_Toc507074298"</w:instrText>
        </w:r>
        <w:r w:rsidRPr="006F2C02">
          <w:rPr>
            <w:noProof/>
          </w:rPr>
          <w:instrText xml:space="preserve"> </w:instrText>
        </w:r>
        <w:r w:rsidRPr="006F2C02">
          <w:rPr>
            <w:noProof/>
          </w:rPr>
          <w:fldChar w:fldCharType="separate"/>
        </w:r>
        <w:r w:rsidRPr="006F2C02">
          <w:rPr>
            <w:noProof/>
          </w:rPr>
          <w:t>25. ábra – Válasz üzenet címzettjének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_Toc507074298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50" w:author="Kántor Sándor" w:date="2018-02-22T14:49:00Z"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  <w:r w:rsidRPr="006F2C02">
          <w:rPr>
            <w:noProof/>
          </w:rPr>
          <w:fldChar w:fldCharType="end"/>
        </w:r>
      </w:ins>
    </w:p>
    <w:p w14:paraId="4752B1C8" w14:textId="395578E8" w:rsidR="00042B67" w:rsidRDefault="00042B67">
      <w:pPr>
        <w:tabs>
          <w:tab w:val="right" w:leader="dot" w:pos="9628"/>
        </w:tabs>
        <w:rPr>
          <w:ins w:id="751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ins w:id="752" w:author="Kántor Sándor" w:date="2018-02-22T14:49:00Z">
        <w:r w:rsidRPr="006F2C02">
          <w:rPr>
            <w:noProof/>
          </w:rPr>
          <w:fldChar w:fldCharType="begin"/>
        </w:r>
        <w:r w:rsidRPr="006F2C02">
          <w:rPr>
            <w:noProof/>
          </w:rPr>
          <w:instrText xml:space="preserve"> </w:instrText>
        </w:r>
        <w:r>
          <w:rPr>
            <w:noProof/>
          </w:rPr>
          <w:instrText>HYPERLINK \l "_Toc507074299"</w:instrText>
        </w:r>
        <w:r w:rsidRPr="006F2C02">
          <w:rPr>
            <w:noProof/>
          </w:rPr>
          <w:instrText xml:space="preserve"> </w:instrText>
        </w:r>
        <w:r w:rsidRPr="006F2C02">
          <w:rPr>
            <w:noProof/>
          </w:rPr>
          <w:fldChar w:fldCharType="separate"/>
        </w:r>
        <w:r w:rsidRPr="006F2C02">
          <w:rPr>
            <w:noProof/>
          </w:rPr>
          <w:t>26. ábra – Olvasottság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_Toc507074299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53" w:author="Kántor Sándor" w:date="2018-02-22T14:49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6F2C02">
          <w:rPr>
            <w:noProof/>
          </w:rPr>
          <w:fldChar w:fldCharType="end"/>
        </w:r>
      </w:ins>
    </w:p>
    <w:p w14:paraId="4A7B1B26" w14:textId="7ACDF2C4" w:rsidR="00042B67" w:rsidRDefault="00042B67">
      <w:pPr>
        <w:tabs>
          <w:tab w:val="right" w:leader="dot" w:pos="9628"/>
        </w:tabs>
        <w:rPr>
          <w:ins w:id="754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ins w:id="755" w:author="Kántor Sándor" w:date="2018-02-22T14:49:00Z">
        <w:r w:rsidRPr="006F2C02">
          <w:rPr>
            <w:noProof/>
          </w:rPr>
          <w:fldChar w:fldCharType="begin"/>
        </w:r>
        <w:r w:rsidRPr="006F2C02">
          <w:rPr>
            <w:noProof/>
          </w:rPr>
          <w:instrText xml:space="preserve"> </w:instrText>
        </w:r>
        <w:r>
          <w:rPr>
            <w:noProof/>
          </w:rPr>
          <w:instrText>HYPERLINK \l "_Toc507074300"</w:instrText>
        </w:r>
        <w:r w:rsidRPr="006F2C02">
          <w:rPr>
            <w:noProof/>
          </w:rPr>
          <w:instrText xml:space="preserve"> </w:instrText>
        </w:r>
        <w:r w:rsidRPr="006F2C02">
          <w:rPr>
            <w:noProof/>
          </w:rPr>
          <w:fldChar w:fldCharType="separate"/>
        </w:r>
        <w:r w:rsidRPr="006F2C02">
          <w:rPr>
            <w:noProof/>
          </w:rPr>
          <w:t>27. ábra – Timeout figyelmeztetés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_Toc507074300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56" w:author="Kántor Sándor" w:date="2018-02-22T14:49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6F2C02">
          <w:rPr>
            <w:noProof/>
          </w:rPr>
          <w:fldChar w:fldCharType="end"/>
        </w:r>
      </w:ins>
    </w:p>
    <w:p w14:paraId="6FCD644F" w14:textId="48F22C77" w:rsidR="00042B67" w:rsidRDefault="00042B67">
      <w:pPr>
        <w:tabs>
          <w:tab w:val="right" w:leader="dot" w:pos="9628"/>
        </w:tabs>
        <w:rPr>
          <w:ins w:id="757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ins w:id="758" w:author="Kántor Sándor" w:date="2018-02-22T14:49:00Z">
        <w:r w:rsidRPr="006F2C02">
          <w:rPr>
            <w:noProof/>
          </w:rPr>
          <w:fldChar w:fldCharType="begin"/>
        </w:r>
        <w:r w:rsidRPr="006F2C02">
          <w:rPr>
            <w:noProof/>
          </w:rPr>
          <w:instrText xml:space="preserve"> </w:instrText>
        </w:r>
        <w:r>
          <w:rPr>
            <w:noProof/>
          </w:rPr>
          <w:instrText>HYPERLINK \l "_Toc507074301"</w:instrText>
        </w:r>
        <w:r w:rsidRPr="006F2C02">
          <w:rPr>
            <w:noProof/>
          </w:rPr>
          <w:instrText xml:space="preserve"> </w:instrText>
        </w:r>
        <w:r w:rsidRPr="006F2C02">
          <w:rPr>
            <w:noProof/>
          </w:rPr>
          <w:fldChar w:fldCharType="separate"/>
        </w:r>
        <w:r w:rsidRPr="006F2C02">
          <w:rPr>
            <w:noProof/>
          </w:rPr>
          <w:t>28. ábra – Az oldal tanúsítványa nem megbízható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_Toc507074301 \h </w:instrText>
        </w:r>
      </w:ins>
      <w:r>
        <w:rPr>
          <w:noProof/>
          <w:webHidden/>
        </w:rPr>
      </w:r>
      <w:r>
        <w:rPr>
          <w:noProof/>
          <w:webHidden/>
        </w:rPr>
        <w:fldChar w:fldCharType="separate"/>
      </w:r>
      <w:ins w:id="759" w:author="Kántor Sándor" w:date="2018-02-22T14:49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6F2C02">
          <w:rPr>
            <w:noProof/>
          </w:rPr>
          <w:fldChar w:fldCharType="end"/>
        </w:r>
      </w:ins>
    </w:p>
    <w:p w14:paraId="7FC95B51" w14:textId="343B9C0F" w:rsidR="00900C13" w:rsidDel="00042B67" w:rsidRDefault="00900C13">
      <w:pPr>
        <w:pStyle w:val="brajegyzk"/>
        <w:tabs>
          <w:tab w:val="right" w:leader="dot" w:pos="9628"/>
        </w:tabs>
        <w:rPr>
          <w:del w:id="760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del w:id="761" w:author="Kántor Sándor" w:date="2018-02-22T14:49:00Z">
        <w:r w:rsidRPr="00042B67" w:rsidDel="00042B67">
          <w:rPr>
            <w:rPrChange w:id="762" w:author="Kántor Sándor" w:date="2018-02-22T14:49:00Z">
              <w:rPr>
                <w:rStyle w:val="Hiperhivatkozs"/>
                <w:noProof/>
              </w:rPr>
            </w:rPrChange>
          </w:rPr>
          <w:delText>1. ábra – GIROMail szolgáltatás címének felvétele a megbízható webhelyek közé</w:delText>
        </w:r>
        <w:r w:rsidDel="00042B67">
          <w:rPr>
            <w:noProof/>
            <w:webHidden/>
          </w:rPr>
          <w:tab/>
          <w:delText>2</w:delText>
        </w:r>
      </w:del>
    </w:p>
    <w:p w14:paraId="6AC11E18" w14:textId="06025F95" w:rsidR="00900C13" w:rsidDel="00042B67" w:rsidRDefault="00900C13">
      <w:pPr>
        <w:pStyle w:val="brajegyzk"/>
        <w:tabs>
          <w:tab w:val="right" w:leader="dot" w:pos="9628"/>
        </w:tabs>
        <w:rPr>
          <w:del w:id="763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del w:id="764" w:author="Kántor Sándor" w:date="2018-02-22T14:49:00Z">
        <w:r w:rsidRPr="00042B67" w:rsidDel="00042B67">
          <w:rPr>
            <w:rPrChange w:id="765" w:author="Kántor Sándor" w:date="2018-02-22T14:49:00Z">
              <w:rPr>
                <w:rStyle w:val="Hiperhivatkozs"/>
                <w:noProof/>
              </w:rPr>
            </w:rPrChange>
          </w:rPr>
          <w:delText>2. ábra – Helyi könyvtár elérési útjának hozzávétele a fájlok feltöltésekor</w:delText>
        </w:r>
        <w:r w:rsidDel="00042B67">
          <w:rPr>
            <w:noProof/>
            <w:webHidden/>
          </w:rPr>
          <w:tab/>
          <w:delText>3</w:delText>
        </w:r>
      </w:del>
    </w:p>
    <w:p w14:paraId="0DAC7FAC" w14:textId="549B1587" w:rsidR="00900C13" w:rsidDel="00042B67" w:rsidRDefault="00900C13">
      <w:pPr>
        <w:pStyle w:val="brajegyzk"/>
        <w:tabs>
          <w:tab w:val="right" w:leader="dot" w:pos="9628"/>
        </w:tabs>
        <w:rPr>
          <w:del w:id="766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del w:id="767" w:author="Kántor Sándor" w:date="2018-02-22T14:49:00Z">
        <w:r w:rsidRPr="00042B67" w:rsidDel="00042B67">
          <w:rPr>
            <w:rPrChange w:id="768" w:author="Kántor Sándor" w:date="2018-02-22T14:49:00Z">
              <w:rPr>
                <w:rStyle w:val="Hiperhivatkozs"/>
                <w:noProof/>
              </w:rPr>
            </w:rPrChange>
          </w:rPr>
          <w:delText>3. ábra – Java verzió parancssori ellenőrzése</w:delText>
        </w:r>
        <w:r w:rsidDel="00042B67">
          <w:rPr>
            <w:noProof/>
            <w:webHidden/>
          </w:rPr>
          <w:tab/>
          <w:delText>3</w:delText>
        </w:r>
      </w:del>
    </w:p>
    <w:p w14:paraId="2DAAB41D" w14:textId="735088C6" w:rsidR="00900C13" w:rsidDel="00042B67" w:rsidRDefault="00900C13">
      <w:pPr>
        <w:pStyle w:val="brajegyzk"/>
        <w:tabs>
          <w:tab w:val="right" w:leader="dot" w:pos="9628"/>
        </w:tabs>
        <w:rPr>
          <w:del w:id="769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del w:id="770" w:author="Kántor Sándor" w:date="2018-02-22T14:49:00Z">
        <w:r w:rsidRPr="00042B67" w:rsidDel="00042B67">
          <w:rPr>
            <w:rPrChange w:id="771" w:author="Kántor Sándor" w:date="2018-02-22T14:49:00Z">
              <w:rPr>
                <w:rStyle w:val="Hiperhivatkozs"/>
                <w:noProof/>
              </w:rPr>
            </w:rPrChange>
          </w:rPr>
          <w:delText>4. ábra – Java verzió ellenőrzése Java Control Panel segítségével</w:delText>
        </w:r>
        <w:r w:rsidDel="00042B67">
          <w:rPr>
            <w:noProof/>
            <w:webHidden/>
          </w:rPr>
          <w:tab/>
          <w:delText>4</w:delText>
        </w:r>
      </w:del>
    </w:p>
    <w:p w14:paraId="08CC9315" w14:textId="75134F7E" w:rsidR="00900C13" w:rsidDel="00042B67" w:rsidRDefault="00900C13">
      <w:pPr>
        <w:pStyle w:val="brajegyzk"/>
        <w:tabs>
          <w:tab w:val="right" w:leader="dot" w:pos="9628"/>
        </w:tabs>
        <w:rPr>
          <w:del w:id="772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del w:id="773" w:author="Kántor Sándor" w:date="2018-02-22T14:49:00Z">
        <w:r w:rsidRPr="00042B67" w:rsidDel="00042B67">
          <w:rPr>
            <w:rPrChange w:id="774" w:author="Kántor Sándor" w:date="2018-02-22T14:49:00Z">
              <w:rPr>
                <w:rStyle w:val="Hiperhivatkozs"/>
                <w:noProof/>
              </w:rPr>
            </w:rPrChange>
          </w:rPr>
          <w:delText>5. ábra – GIROLock kibocsátói tanúsítványok ellenőrzése</w:delText>
        </w:r>
        <w:r w:rsidDel="00042B67">
          <w:rPr>
            <w:noProof/>
            <w:webHidden/>
          </w:rPr>
          <w:tab/>
          <w:delText>4</w:delText>
        </w:r>
      </w:del>
    </w:p>
    <w:p w14:paraId="2B33383D" w14:textId="77B5AEC9" w:rsidR="00900C13" w:rsidDel="00042B67" w:rsidRDefault="00900C13">
      <w:pPr>
        <w:pStyle w:val="brajegyzk"/>
        <w:tabs>
          <w:tab w:val="right" w:leader="dot" w:pos="9628"/>
        </w:tabs>
        <w:rPr>
          <w:del w:id="775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del w:id="776" w:author="Kántor Sándor" w:date="2018-02-22T14:49:00Z">
        <w:r w:rsidRPr="00042B67" w:rsidDel="00042B67">
          <w:rPr>
            <w:rPrChange w:id="777" w:author="Kántor Sándor" w:date="2018-02-22T14:49:00Z">
              <w:rPr>
                <w:rStyle w:val="Hiperhivatkozs"/>
                <w:noProof/>
              </w:rPr>
            </w:rPrChange>
          </w:rPr>
          <w:delText>6. ábra – Tanúsítvány kiválasztása</w:delText>
        </w:r>
        <w:r w:rsidDel="00042B67">
          <w:rPr>
            <w:noProof/>
            <w:webHidden/>
          </w:rPr>
          <w:tab/>
          <w:delText>5</w:delText>
        </w:r>
      </w:del>
    </w:p>
    <w:p w14:paraId="67014B0F" w14:textId="1CB58E70" w:rsidR="00900C13" w:rsidDel="00042B67" w:rsidRDefault="00900C13">
      <w:pPr>
        <w:pStyle w:val="brajegyzk"/>
        <w:tabs>
          <w:tab w:val="right" w:leader="dot" w:pos="9628"/>
        </w:tabs>
        <w:rPr>
          <w:del w:id="778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del w:id="779" w:author="Kántor Sándor" w:date="2018-02-22T14:49:00Z">
        <w:r w:rsidRPr="00042B67" w:rsidDel="00042B67">
          <w:rPr>
            <w:rPrChange w:id="780" w:author="Kántor Sándor" w:date="2018-02-22T14:49:00Z">
              <w:rPr>
                <w:rStyle w:val="Hiperhivatkozs"/>
                <w:noProof/>
              </w:rPr>
            </w:rPrChange>
          </w:rPr>
          <w:delText>7. ábra – További Java beállítások</w:delText>
        </w:r>
        <w:r w:rsidDel="00042B67">
          <w:rPr>
            <w:noProof/>
            <w:webHidden/>
          </w:rPr>
          <w:tab/>
          <w:delText>5</w:delText>
        </w:r>
      </w:del>
    </w:p>
    <w:p w14:paraId="37A9628E" w14:textId="4946A474" w:rsidR="00900C13" w:rsidDel="00042B67" w:rsidRDefault="00900C13">
      <w:pPr>
        <w:pStyle w:val="brajegyzk"/>
        <w:tabs>
          <w:tab w:val="right" w:leader="dot" w:pos="9628"/>
        </w:tabs>
        <w:rPr>
          <w:del w:id="781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del w:id="782" w:author="Kántor Sándor" w:date="2018-02-22T14:49:00Z">
        <w:r w:rsidRPr="00042B67" w:rsidDel="00042B67">
          <w:rPr>
            <w:rPrChange w:id="783" w:author="Kántor Sándor" w:date="2018-02-22T14:49:00Z">
              <w:rPr>
                <w:rStyle w:val="Hiperhivatkozs"/>
                <w:noProof/>
              </w:rPr>
            </w:rPrChange>
          </w:rPr>
          <w:delText>8. ábra – Kivétel hozzáadása</w:delText>
        </w:r>
        <w:r w:rsidDel="00042B67">
          <w:rPr>
            <w:noProof/>
            <w:webHidden/>
          </w:rPr>
          <w:tab/>
          <w:delText>6</w:delText>
        </w:r>
      </w:del>
    </w:p>
    <w:p w14:paraId="7836AED5" w14:textId="72EE9360" w:rsidR="00900C13" w:rsidDel="00042B67" w:rsidRDefault="00900C13">
      <w:pPr>
        <w:pStyle w:val="brajegyzk"/>
        <w:tabs>
          <w:tab w:val="right" w:leader="dot" w:pos="9628"/>
        </w:tabs>
        <w:rPr>
          <w:del w:id="784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del w:id="785" w:author="Kántor Sándor" w:date="2018-02-22T14:49:00Z">
        <w:r w:rsidRPr="00042B67" w:rsidDel="00042B67">
          <w:rPr>
            <w:rPrChange w:id="786" w:author="Kántor Sándor" w:date="2018-02-22T14:49:00Z">
              <w:rPr>
                <w:rStyle w:val="Hiperhivatkozs"/>
                <w:noProof/>
              </w:rPr>
            </w:rPrChange>
          </w:rPr>
          <w:delText>9. ábra – Aláíró applet törlése</w:delText>
        </w:r>
        <w:r w:rsidDel="00042B67">
          <w:rPr>
            <w:noProof/>
            <w:webHidden/>
          </w:rPr>
          <w:tab/>
          <w:delText>7</w:delText>
        </w:r>
      </w:del>
    </w:p>
    <w:p w14:paraId="64DE2BFF" w14:textId="4B494CF9" w:rsidR="00900C13" w:rsidDel="00042B67" w:rsidRDefault="00900C13">
      <w:pPr>
        <w:pStyle w:val="brajegyzk"/>
        <w:tabs>
          <w:tab w:val="right" w:leader="dot" w:pos="9628"/>
        </w:tabs>
        <w:rPr>
          <w:del w:id="787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del w:id="788" w:author="Kántor Sándor" w:date="2018-02-22T14:49:00Z">
        <w:r w:rsidRPr="00042B67" w:rsidDel="00042B67">
          <w:rPr>
            <w:rPrChange w:id="789" w:author="Kántor Sándor" w:date="2018-02-22T14:49:00Z">
              <w:rPr>
                <w:rStyle w:val="Hiperhivatkozs"/>
                <w:noProof/>
              </w:rPr>
            </w:rPrChange>
          </w:rPr>
          <w:delText>10. ábra – Aláíró applet futtatásának engedélyezése Java 1.7</w:delText>
        </w:r>
        <w:r w:rsidDel="00042B67">
          <w:rPr>
            <w:noProof/>
            <w:webHidden/>
          </w:rPr>
          <w:tab/>
          <w:delText>8</w:delText>
        </w:r>
      </w:del>
    </w:p>
    <w:p w14:paraId="3A4AB0FA" w14:textId="4BF54535" w:rsidR="00900C13" w:rsidDel="00042B67" w:rsidRDefault="00900C13">
      <w:pPr>
        <w:pStyle w:val="brajegyzk"/>
        <w:tabs>
          <w:tab w:val="right" w:leader="dot" w:pos="9628"/>
        </w:tabs>
        <w:rPr>
          <w:del w:id="790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del w:id="791" w:author="Kántor Sándor" w:date="2018-02-22T14:49:00Z">
        <w:r w:rsidRPr="00042B67" w:rsidDel="00042B67">
          <w:rPr>
            <w:rPrChange w:id="792" w:author="Kántor Sándor" w:date="2018-02-22T14:49:00Z">
              <w:rPr>
                <w:rStyle w:val="Hiperhivatkozs"/>
                <w:noProof/>
              </w:rPr>
            </w:rPrChange>
          </w:rPr>
          <w:delText>11. ábra – Aláíró applet futtatásának engedélyezése IE10</w:delText>
        </w:r>
        <w:r w:rsidDel="00042B67">
          <w:rPr>
            <w:noProof/>
            <w:webHidden/>
          </w:rPr>
          <w:tab/>
          <w:delText>8</w:delText>
        </w:r>
      </w:del>
    </w:p>
    <w:p w14:paraId="5E742A67" w14:textId="212AA41F" w:rsidR="00900C13" w:rsidDel="00042B67" w:rsidRDefault="00900C13">
      <w:pPr>
        <w:pStyle w:val="brajegyzk"/>
        <w:tabs>
          <w:tab w:val="right" w:leader="dot" w:pos="9628"/>
        </w:tabs>
        <w:rPr>
          <w:del w:id="793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del w:id="794" w:author="Kántor Sándor" w:date="2018-02-22T14:49:00Z">
        <w:r w:rsidRPr="00042B67" w:rsidDel="00042B67">
          <w:rPr>
            <w:rPrChange w:id="795" w:author="Kántor Sándor" w:date="2018-02-22T14:49:00Z">
              <w:rPr>
                <w:rStyle w:val="Hiperhivatkozs"/>
                <w:noProof/>
              </w:rPr>
            </w:rPrChange>
          </w:rPr>
          <w:delText>12. ábra – PIN-kód bekérő képernyő</w:delText>
        </w:r>
        <w:r w:rsidDel="00042B67">
          <w:rPr>
            <w:noProof/>
            <w:webHidden/>
          </w:rPr>
          <w:tab/>
          <w:delText>9</w:delText>
        </w:r>
      </w:del>
    </w:p>
    <w:p w14:paraId="298BAB7A" w14:textId="06D8FAEF" w:rsidR="00900C13" w:rsidDel="00042B67" w:rsidRDefault="00900C13">
      <w:pPr>
        <w:pStyle w:val="brajegyzk"/>
        <w:tabs>
          <w:tab w:val="right" w:leader="dot" w:pos="9628"/>
        </w:tabs>
        <w:rPr>
          <w:del w:id="796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del w:id="797" w:author="Kántor Sándor" w:date="2018-02-22T14:49:00Z">
        <w:r w:rsidRPr="00042B67" w:rsidDel="00042B67">
          <w:rPr>
            <w:rPrChange w:id="798" w:author="Kántor Sándor" w:date="2018-02-22T14:49:00Z">
              <w:rPr>
                <w:rStyle w:val="Hiperhivatkozs"/>
                <w:noProof/>
              </w:rPr>
            </w:rPrChange>
          </w:rPr>
          <w:delText>13. ábra – Felhasználó felület felépítése</w:delText>
        </w:r>
        <w:r w:rsidDel="00042B67">
          <w:rPr>
            <w:noProof/>
            <w:webHidden/>
          </w:rPr>
          <w:tab/>
          <w:delText>10</w:delText>
        </w:r>
      </w:del>
    </w:p>
    <w:p w14:paraId="6E3E3D09" w14:textId="60F4DD6C" w:rsidR="00900C13" w:rsidDel="00042B67" w:rsidRDefault="00900C13">
      <w:pPr>
        <w:pStyle w:val="brajegyzk"/>
        <w:tabs>
          <w:tab w:val="right" w:leader="dot" w:pos="9628"/>
        </w:tabs>
        <w:rPr>
          <w:del w:id="799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del w:id="800" w:author="Kántor Sándor" w:date="2018-02-22T14:49:00Z">
        <w:r w:rsidRPr="00042B67" w:rsidDel="00042B67">
          <w:rPr>
            <w:rPrChange w:id="801" w:author="Kántor Sándor" w:date="2018-02-22T14:49:00Z">
              <w:rPr>
                <w:rStyle w:val="Hiperhivatkozs"/>
                <w:noProof/>
              </w:rPr>
            </w:rPrChange>
          </w:rPr>
          <w:delText>14. ábra – Üzenetek kezeléséhez kapcsolódó parancsok</w:delText>
        </w:r>
        <w:r w:rsidDel="00042B67">
          <w:rPr>
            <w:noProof/>
            <w:webHidden/>
          </w:rPr>
          <w:tab/>
          <w:delText>10</w:delText>
        </w:r>
      </w:del>
    </w:p>
    <w:p w14:paraId="64B87AAD" w14:textId="7B3B036E" w:rsidR="00900C13" w:rsidDel="00042B67" w:rsidRDefault="00900C13">
      <w:pPr>
        <w:pStyle w:val="brajegyzk"/>
        <w:tabs>
          <w:tab w:val="right" w:leader="dot" w:pos="9628"/>
        </w:tabs>
        <w:rPr>
          <w:del w:id="802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del w:id="803" w:author="Kántor Sándor" w:date="2018-02-22T14:49:00Z">
        <w:r w:rsidRPr="00042B67" w:rsidDel="00042B67">
          <w:rPr>
            <w:rPrChange w:id="804" w:author="Kántor Sándor" w:date="2018-02-22T14:49:00Z">
              <w:rPr>
                <w:rStyle w:val="Hiperhivatkozs"/>
                <w:noProof/>
              </w:rPr>
            </w:rPrChange>
          </w:rPr>
          <w:delText>15. ábra – Archiválás</w:delText>
        </w:r>
        <w:r w:rsidDel="00042B67">
          <w:rPr>
            <w:noProof/>
            <w:webHidden/>
          </w:rPr>
          <w:tab/>
          <w:delText>12</w:delText>
        </w:r>
      </w:del>
    </w:p>
    <w:p w14:paraId="14473B28" w14:textId="437D05D9" w:rsidR="00900C13" w:rsidDel="00042B67" w:rsidRDefault="00900C13">
      <w:pPr>
        <w:pStyle w:val="brajegyzk"/>
        <w:tabs>
          <w:tab w:val="right" w:leader="dot" w:pos="9628"/>
        </w:tabs>
        <w:rPr>
          <w:del w:id="805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del w:id="806" w:author="Kántor Sándor" w:date="2018-02-22T14:49:00Z">
        <w:r w:rsidRPr="00042B67" w:rsidDel="00042B67">
          <w:rPr>
            <w:rPrChange w:id="807" w:author="Kántor Sándor" w:date="2018-02-22T14:49:00Z">
              <w:rPr>
                <w:rStyle w:val="Hiperhivatkozs"/>
                <w:noProof/>
              </w:rPr>
            </w:rPrChange>
          </w:rPr>
          <w:delText>16. ábra – Beállítások megadása</w:delText>
        </w:r>
        <w:r w:rsidDel="00042B67">
          <w:rPr>
            <w:noProof/>
            <w:webHidden/>
          </w:rPr>
          <w:tab/>
          <w:delText>14</w:delText>
        </w:r>
      </w:del>
    </w:p>
    <w:p w14:paraId="0BB52E1F" w14:textId="49AD8BFB" w:rsidR="00900C13" w:rsidDel="00042B67" w:rsidRDefault="00900C13">
      <w:pPr>
        <w:pStyle w:val="brajegyzk"/>
        <w:tabs>
          <w:tab w:val="right" w:leader="dot" w:pos="9628"/>
        </w:tabs>
        <w:rPr>
          <w:del w:id="808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del w:id="809" w:author="Kántor Sándor" w:date="2018-02-22T14:49:00Z">
        <w:r w:rsidRPr="00042B67" w:rsidDel="00042B67">
          <w:rPr>
            <w:rPrChange w:id="810" w:author="Kántor Sándor" w:date="2018-02-22T14:49:00Z">
              <w:rPr>
                <w:rStyle w:val="Hiperhivatkozs"/>
                <w:noProof/>
              </w:rPr>
            </w:rPrChange>
          </w:rPr>
          <w:delText>17. ábra – Kedvencek karbantartása</w:delText>
        </w:r>
        <w:r w:rsidDel="00042B67">
          <w:rPr>
            <w:noProof/>
            <w:webHidden/>
          </w:rPr>
          <w:tab/>
          <w:delText>15</w:delText>
        </w:r>
      </w:del>
    </w:p>
    <w:p w14:paraId="40B724C4" w14:textId="197C116C" w:rsidR="00900C13" w:rsidDel="00042B67" w:rsidRDefault="00900C13">
      <w:pPr>
        <w:pStyle w:val="brajegyzk"/>
        <w:tabs>
          <w:tab w:val="right" w:leader="dot" w:pos="9628"/>
        </w:tabs>
        <w:rPr>
          <w:del w:id="811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del w:id="812" w:author="Kántor Sándor" w:date="2018-02-22T14:49:00Z">
        <w:r w:rsidRPr="00042B67" w:rsidDel="00042B67">
          <w:rPr>
            <w:rPrChange w:id="813" w:author="Kántor Sándor" w:date="2018-02-22T14:49:00Z">
              <w:rPr>
                <w:rStyle w:val="Hiperhivatkozs"/>
                <w:noProof/>
              </w:rPr>
            </w:rPrChange>
          </w:rPr>
          <w:delText>18. ábra – Mappák kezelése: létrehozása, törlése, átnevezése</w:delText>
        </w:r>
        <w:r w:rsidDel="00042B67">
          <w:rPr>
            <w:noProof/>
            <w:webHidden/>
          </w:rPr>
          <w:tab/>
          <w:delText>15</w:delText>
        </w:r>
      </w:del>
    </w:p>
    <w:p w14:paraId="4D0A544F" w14:textId="7EC2BEFA" w:rsidR="00900C13" w:rsidDel="00042B67" w:rsidRDefault="00900C13">
      <w:pPr>
        <w:pStyle w:val="brajegyzk"/>
        <w:tabs>
          <w:tab w:val="right" w:leader="dot" w:pos="9628"/>
        </w:tabs>
        <w:rPr>
          <w:del w:id="814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del w:id="815" w:author="Kántor Sándor" w:date="2018-02-22T14:49:00Z">
        <w:r w:rsidRPr="00042B67" w:rsidDel="00042B67">
          <w:rPr>
            <w:rPrChange w:id="816" w:author="Kántor Sándor" w:date="2018-02-22T14:49:00Z">
              <w:rPr>
                <w:rStyle w:val="Hiperhivatkozs"/>
                <w:noProof/>
              </w:rPr>
            </w:rPrChange>
          </w:rPr>
          <w:delText>19. ábra – Mappa nevének megadása</w:delText>
        </w:r>
        <w:r w:rsidDel="00042B67">
          <w:rPr>
            <w:noProof/>
            <w:webHidden/>
          </w:rPr>
          <w:tab/>
          <w:delText>15</w:delText>
        </w:r>
      </w:del>
    </w:p>
    <w:p w14:paraId="20514420" w14:textId="76E7C2F3" w:rsidR="00900C13" w:rsidDel="00042B67" w:rsidRDefault="00900C13">
      <w:pPr>
        <w:pStyle w:val="brajegyzk"/>
        <w:tabs>
          <w:tab w:val="right" w:leader="dot" w:pos="9628"/>
        </w:tabs>
        <w:rPr>
          <w:del w:id="817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del w:id="818" w:author="Kántor Sándor" w:date="2018-02-22T14:49:00Z">
        <w:r w:rsidRPr="00042B67" w:rsidDel="00042B67">
          <w:rPr>
            <w:rPrChange w:id="819" w:author="Kántor Sándor" w:date="2018-02-22T14:49:00Z">
              <w:rPr>
                <w:rStyle w:val="Hiperhivatkozs"/>
                <w:noProof/>
              </w:rPr>
            </w:rPrChange>
          </w:rPr>
          <w:delText>20. ábra – Üzenetek létrehozása</w:delText>
        </w:r>
        <w:r w:rsidDel="00042B67">
          <w:rPr>
            <w:noProof/>
            <w:webHidden/>
          </w:rPr>
          <w:tab/>
          <w:delText>16</w:delText>
        </w:r>
      </w:del>
    </w:p>
    <w:p w14:paraId="68AF48E7" w14:textId="4FFD8B33" w:rsidR="00900C13" w:rsidDel="00042B67" w:rsidRDefault="00900C13">
      <w:pPr>
        <w:pStyle w:val="brajegyzk"/>
        <w:tabs>
          <w:tab w:val="right" w:leader="dot" w:pos="9628"/>
        </w:tabs>
        <w:rPr>
          <w:del w:id="820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del w:id="821" w:author="Kántor Sándor" w:date="2018-02-22T14:49:00Z">
        <w:r w:rsidRPr="00042B67" w:rsidDel="00042B67">
          <w:rPr>
            <w:rPrChange w:id="822" w:author="Kántor Sándor" w:date="2018-02-22T14:49:00Z">
              <w:rPr>
                <w:rStyle w:val="Hiperhivatkozs"/>
                <w:noProof/>
              </w:rPr>
            </w:rPrChange>
          </w:rPr>
          <w:delText>21. ábra – Üzenetek újraküldése</w:delText>
        </w:r>
        <w:r w:rsidDel="00042B67">
          <w:rPr>
            <w:noProof/>
            <w:webHidden/>
          </w:rPr>
          <w:tab/>
          <w:delText>16</w:delText>
        </w:r>
      </w:del>
    </w:p>
    <w:p w14:paraId="278CB87C" w14:textId="6CC003F9" w:rsidR="00900C13" w:rsidDel="00042B67" w:rsidRDefault="00900C13">
      <w:pPr>
        <w:pStyle w:val="brajegyzk"/>
        <w:tabs>
          <w:tab w:val="right" w:leader="dot" w:pos="9628"/>
        </w:tabs>
        <w:rPr>
          <w:del w:id="823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del w:id="824" w:author="Kántor Sándor" w:date="2018-02-22T14:49:00Z">
        <w:r w:rsidRPr="00042B67" w:rsidDel="00042B67">
          <w:rPr>
            <w:rPrChange w:id="825" w:author="Kántor Sándor" w:date="2018-02-22T14:49:00Z">
              <w:rPr>
                <w:rStyle w:val="Hiperhivatkozs"/>
                <w:noProof/>
              </w:rPr>
            </w:rPrChange>
          </w:rPr>
          <w:delText>22. ábra – Üzenet letöltése gmzip illetve zip kiterjesztéssel</w:delText>
        </w:r>
        <w:r w:rsidDel="00042B67">
          <w:rPr>
            <w:noProof/>
            <w:webHidden/>
          </w:rPr>
          <w:tab/>
          <w:delText>17</w:delText>
        </w:r>
      </w:del>
    </w:p>
    <w:p w14:paraId="5C8E3C78" w14:textId="182F6FBC" w:rsidR="00900C13" w:rsidDel="00042B67" w:rsidRDefault="00900C13">
      <w:pPr>
        <w:pStyle w:val="brajegyzk"/>
        <w:tabs>
          <w:tab w:val="right" w:leader="dot" w:pos="9628"/>
        </w:tabs>
        <w:rPr>
          <w:del w:id="826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del w:id="827" w:author="Kántor Sándor" w:date="2018-02-22T14:49:00Z">
        <w:r w:rsidRPr="00042B67" w:rsidDel="00042B67">
          <w:rPr>
            <w:rPrChange w:id="828" w:author="Kántor Sándor" w:date="2018-02-22T14:49:00Z">
              <w:rPr>
                <w:rStyle w:val="Hiperhivatkozs"/>
                <w:noProof/>
              </w:rPr>
            </w:rPrChange>
          </w:rPr>
          <w:delText>23. ábra – Csatolmányok letöltése</w:delText>
        </w:r>
        <w:r w:rsidDel="00042B67">
          <w:rPr>
            <w:noProof/>
            <w:webHidden/>
          </w:rPr>
          <w:tab/>
          <w:delText>18</w:delText>
        </w:r>
      </w:del>
    </w:p>
    <w:p w14:paraId="57B2B61D" w14:textId="0C9D684E" w:rsidR="00900C13" w:rsidDel="00042B67" w:rsidRDefault="00900C13">
      <w:pPr>
        <w:pStyle w:val="brajegyzk"/>
        <w:tabs>
          <w:tab w:val="right" w:leader="dot" w:pos="9628"/>
        </w:tabs>
        <w:rPr>
          <w:del w:id="829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del w:id="830" w:author="Kántor Sándor" w:date="2018-02-22T14:49:00Z">
        <w:r w:rsidRPr="00042B67" w:rsidDel="00042B67">
          <w:rPr>
            <w:rPrChange w:id="831" w:author="Kántor Sándor" w:date="2018-02-22T14:49:00Z">
              <w:rPr>
                <w:rStyle w:val="Hiperhivatkozs"/>
                <w:noProof/>
              </w:rPr>
            </w:rPrChange>
          </w:rPr>
          <w:delText>24. ábra – Feladó, címzett</w:delText>
        </w:r>
        <w:r w:rsidDel="00042B67">
          <w:rPr>
            <w:noProof/>
            <w:webHidden/>
          </w:rPr>
          <w:tab/>
          <w:delText>19</w:delText>
        </w:r>
      </w:del>
    </w:p>
    <w:p w14:paraId="7E014D4C" w14:textId="4A6214DE" w:rsidR="00900C13" w:rsidDel="00042B67" w:rsidRDefault="00900C13">
      <w:pPr>
        <w:pStyle w:val="brajegyzk"/>
        <w:tabs>
          <w:tab w:val="right" w:leader="dot" w:pos="9628"/>
        </w:tabs>
        <w:rPr>
          <w:del w:id="832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del w:id="833" w:author="Kántor Sándor" w:date="2018-02-22T14:49:00Z">
        <w:r w:rsidRPr="00042B67" w:rsidDel="00042B67">
          <w:rPr>
            <w:rPrChange w:id="834" w:author="Kántor Sándor" w:date="2018-02-22T14:49:00Z">
              <w:rPr>
                <w:rStyle w:val="Hiperhivatkozs"/>
                <w:noProof/>
              </w:rPr>
            </w:rPrChange>
          </w:rPr>
          <w:delText>25. ábra – Válasz üzenet címzettjének beállítása</w:delText>
        </w:r>
        <w:r w:rsidDel="00042B67">
          <w:rPr>
            <w:noProof/>
            <w:webHidden/>
          </w:rPr>
          <w:tab/>
          <w:delText>20</w:delText>
        </w:r>
      </w:del>
    </w:p>
    <w:p w14:paraId="12FF69DA" w14:textId="3C51F6FC" w:rsidR="00900C13" w:rsidDel="00042B67" w:rsidRDefault="00900C13">
      <w:pPr>
        <w:pStyle w:val="brajegyzk"/>
        <w:tabs>
          <w:tab w:val="right" w:leader="dot" w:pos="9628"/>
        </w:tabs>
        <w:rPr>
          <w:del w:id="835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del w:id="836" w:author="Kántor Sándor" w:date="2018-02-22T14:49:00Z">
        <w:r w:rsidRPr="00042B67" w:rsidDel="00042B67">
          <w:rPr>
            <w:rPrChange w:id="837" w:author="Kántor Sándor" w:date="2018-02-22T14:49:00Z">
              <w:rPr>
                <w:rStyle w:val="Hiperhivatkozs"/>
                <w:noProof/>
              </w:rPr>
            </w:rPrChange>
          </w:rPr>
          <w:delText>26. ábra – Olvasottság</w:delText>
        </w:r>
        <w:r w:rsidDel="00042B67">
          <w:rPr>
            <w:noProof/>
            <w:webHidden/>
          </w:rPr>
          <w:tab/>
          <w:delText>21</w:delText>
        </w:r>
      </w:del>
    </w:p>
    <w:p w14:paraId="6B8C92CE" w14:textId="3C650569" w:rsidR="00900C13" w:rsidDel="00042B67" w:rsidRDefault="00900C13">
      <w:pPr>
        <w:pStyle w:val="brajegyzk"/>
        <w:tabs>
          <w:tab w:val="right" w:leader="dot" w:pos="9628"/>
        </w:tabs>
        <w:rPr>
          <w:del w:id="838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del w:id="839" w:author="Kántor Sándor" w:date="2018-02-22T14:49:00Z">
        <w:r w:rsidRPr="00042B67" w:rsidDel="00042B67">
          <w:rPr>
            <w:rPrChange w:id="840" w:author="Kántor Sándor" w:date="2018-02-22T14:49:00Z">
              <w:rPr>
                <w:rStyle w:val="Hiperhivatkozs"/>
                <w:noProof/>
              </w:rPr>
            </w:rPrChange>
          </w:rPr>
          <w:delText>27. ábra – Timeout figyelmeztetés</w:delText>
        </w:r>
        <w:r w:rsidDel="00042B67">
          <w:rPr>
            <w:noProof/>
            <w:webHidden/>
          </w:rPr>
          <w:tab/>
          <w:delText>22</w:delText>
        </w:r>
      </w:del>
    </w:p>
    <w:p w14:paraId="0AE8D509" w14:textId="4EA8E4CA" w:rsidR="00900C13" w:rsidDel="00042B67" w:rsidRDefault="00900C13">
      <w:pPr>
        <w:pStyle w:val="brajegyzk"/>
        <w:tabs>
          <w:tab w:val="right" w:leader="dot" w:pos="9628"/>
        </w:tabs>
        <w:rPr>
          <w:del w:id="841" w:author="Kántor Sándor" w:date="2018-02-22T14:49:00Z"/>
          <w:rFonts w:asciiTheme="minorHAnsi" w:eastAsiaTheme="minorEastAsia" w:hAnsiTheme="minorHAnsi" w:cstheme="minorBidi"/>
          <w:noProof/>
          <w:szCs w:val="22"/>
        </w:rPr>
      </w:pPr>
      <w:del w:id="842" w:author="Kántor Sándor" w:date="2018-02-22T14:49:00Z">
        <w:r w:rsidRPr="00042B67" w:rsidDel="00042B67">
          <w:rPr>
            <w:rPrChange w:id="843" w:author="Kántor Sándor" w:date="2018-02-22T14:49:00Z">
              <w:rPr>
                <w:rStyle w:val="Hiperhivatkozs"/>
                <w:noProof/>
              </w:rPr>
            </w:rPrChange>
          </w:rPr>
          <w:delText>28. ábra – Az oldal tanúsítványa nem megbízható</w:delText>
        </w:r>
        <w:r w:rsidDel="00042B67">
          <w:rPr>
            <w:noProof/>
            <w:webHidden/>
          </w:rPr>
          <w:tab/>
          <w:delText>22</w:delText>
        </w:r>
      </w:del>
    </w:p>
    <w:p w14:paraId="1433E156" w14:textId="77777777" w:rsidR="00897FA6" w:rsidRPr="00897FA6" w:rsidRDefault="00D93FD2" w:rsidP="00897FA6">
      <w:r>
        <w:fldChar w:fldCharType="end"/>
      </w:r>
    </w:p>
    <w:sectPr w:rsidR="00897FA6" w:rsidRPr="00897FA6" w:rsidSect="00217BC5">
      <w:headerReference w:type="even" r:id="rId108"/>
      <w:headerReference w:type="default" r:id="rId109"/>
      <w:footerReference w:type="even" r:id="rId110"/>
      <w:footerReference w:type="default" r:id="rId111"/>
      <w:pgSz w:w="11906" w:h="16838"/>
      <w:pgMar w:top="1134" w:right="1134" w:bottom="1134" w:left="1134" w:header="709" w:footer="709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90" w:author="Báthory László" w:date="2018-03-12T13:20:00Z" w:initials="BL">
    <w:p w14:paraId="1C2FA7D4" w14:textId="77777777" w:rsidR="001F316D" w:rsidRDefault="001F316D">
      <w:r>
        <w:annotationRef/>
      </w:r>
      <w:r>
        <w:t>Fájlfeltöltés miatt erre már 1.4 ben sem volt szükség !</w:t>
      </w:r>
    </w:p>
    <w:p w14:paraId="3BA5A0D5" w14:textId="6D511C14" w:rsidR="001F316D" w:rsidRDefault="001F316D">
      <w:r>
        <w:t>Szerintem ez már nem kell egyáltalán</w:t>
      </w:r>
    </w:p>
  </w:comment>
  <w:comment w:id="492" w:author="Báthory László" w:date="2018-03-12T13:20:00Z" w:initials="BL">
    <w:p w14:paraId="6115F8E9" w14:textId="66F11C5F" w:rsidR="001F316D" w:rsidRDefault="001F316D">
      <w:r>
        <w:annotationRef/>
      </w:r>
      <w:r>
        <w:t>Erre szerintem nincs szükség, gateway éri el a fájlokat, lásd fent.</w:t>
      </w:r>
    </w:p>
  </w:comment>
  <w:comment w:id="500" w:author="Báthory László" w:date="2018-03-12T13:26:00Z" w:initials="BL">
    <w:p w14:paraId="6437297D" w14:textId="2B99BF4D" w:rsidR="001F316D" w:rsidRDefault="001F316D">
      <w:r>
        <w:annotationRef/>
      </w:r>
      <w:r>
        <w:t>Erre már nincs szükség</w:t>
      </w:r>
    </w:p>
  </w:comment>
  <w:comment w:id="650" w:author="Báthory László" w:date="2018-03-12T13:29:00Z" w:initials="BL">
    <w:p w14:paraId="1BEC7E6F" w14:textId="4838212F" w:rsidR="00E23D54" w:rsidRDefault="00E23D54">
      <w:r>
        <w:annotationRef/>
      </w:r>
      <w:r>
        <w:t>Ez nem igaz</w:t>
      </w:r>
    </w:p>
  </w:comment>
  <w:comment w:id="652" w:author="Báthory László" w:date="2018-03-12T13:28:00Z" w:initials="BL">
    <w:p w14:paraId="1ACB202E" w14:textId="5B3EB070" w:rsidR="00E23D54" w:rsidRDefault="00E23D54">
      <w:r>
        <w:annotationRef/>
      </w:r>
      <w:r>
        <w:t>Ez már nem kell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BA5A0D5" w15:done="0"/>
  <w15:commentEx w15:paraId="6115F8E9" w15:done="0"/>
  <w15:commentEx w15:paraId="6437297D" w15:done="0"/>
  <w15:commentEx w15:paraId="1BEC7E6F" w15:done="0"/>
  <w15:commentEx w15:paraId="1ACB202E" w15:done="0"/>
</w15:commentsEx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863086" w14:textId="77777777" w:rsidR="001F316D" w:rsidRDefault="001F316D">
      <w:r>
        <w:separator/>
      </w:r>
    </w:p>
    <w:p w14:paraId="6100626A" w14:textId="77777777" w:rsidR="001F316D" w:rsidRDefault="001F316D"/>
  </w:endnote>
  <w:endnote w:type="continuationSeparator" w:id="0">
    <w:p w14:paraId="496F769D" w14:textId="77777777" w:rsidR="001F316D" w:rsidRDefault="001F316D">
      <w:r>
        <w:continuationSeparator/>
      </w:r>
    </w:p>
    <w:p w14:paraId="542646BE" w14:textId="77777777" w:rsidR="001F316D" w:rsidRDefault="001F316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Hind Regular">
    <w:altName w:val="Times New Roman"/>
    <w:panose1 w:val="02000000000000000000"/>
    <w:charset w:val="EE"/>
    <w:family w:val="auto"/>
    <w:pitch w:val="variable"/>
    <w:sig w:usb0="00008007" w:usb1="00000000" w:usb2="00000000" w:usb3="00000000" w:csb0="00000093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1F9013" w14:textId="77777777" w:rsidR="001F316D" w:rsidRDefault="001F316D" w:rsidP="00D7079F">
    <w:pPr>
      <w:pStyle w:val="llbcmlap"/>
    </w:pPr>
    <w:r w:rsidRPr="00C6208F">
      <w:t>1054 Budapest, Vadász utca 31.</w:t>
    </w:r>
    <w:r w:rsidRPr="00C6208F">
      <w:tab/>
      <w:t xml:space="preserve">Telefon: </w:t>
    </w:r>
    <w:r>
      <w:t xml:space="preserve">(1) </w:t>
    </w:r>
    <w:r w:rsidRPr="00C6208F">
      <w:t xml:space="preserve">428-5600, </w:t>
    </w:r>
    <w:r>
      <w:t xml:space="preserve">(1) </w:t>
    </w:r>
    <w:r w:rsidRPr="00C6208F">
      <w:t>269-2270</w:t>
    </w:r>
    <w:r w:rsidRPr="00C6208F">
      <w:tab/>
      <w:t xml:space="preserve">Fax: </w:t>
    </w:r>
    <w:r>
      <w:t xml:space="preserve">(1) </w:t>
    </w:r>
    <w:r w:rsidRPr="00C6208F">
      <w:t>269-5458</w:t>
    </w:r>
    <w:r w:rsidRPr="00C6208F">
      <w:tab/>
      <w:t>www.giro.hu</w:t>
    </w:r>
  </w:p>
  <w:p w14:paraId="6AE6E5F7" w14:textId="77777777" w:rsidR="001F316D" w:rsidRDefault="001F316D" w:rsidP="0005464F">
    <w:pPr>
      <w:pStyle w:val="llbckp"/>
    </w:pPr>
    <w:r w:rsidRPr="006F712B">
      <w:rPr>
        <w:noProof/>
      </w:rPr>
      <w:drawing>
        <wp:inline distT="0" distB="0" distL="0" distR="0" wp14:anchorId="67A45686" wp14:editId="26984C4A">
          <wp:extent cx="1146628" cy="481470"/>
          <wp:effectExtent l="0" t="0" r="0" b="0"/>
          <wp:docPr id="19" name="Kép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015_iso9001_2008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6992" cy="48162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820E01" w14:textId="77777777" w:rsidR="001F316D" w:rsidRDefault="001F316D" w:rsidP="00A23DA7">
    <w:pPr>
      <w:pStyle w:val="llbcml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9CC1EF" w14:textId="77777777" w:rsidR="001F316D" w:rsidRPr="00CF0E4F" w:rsidRDefault="001F316D" w:rsidP="00CF0E4F">
    <w:pPr>
      <w:pStyle w:val="llbcml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2E8B0D" w14:textId="604C16AB" w:rsidR="001F316D" w:rsidRDefault="001F316D" w:rsidP="00CE0ABA">
    <w:pPr>
      <w:pStyle w:val="llb"/>
    </w:pP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CD045A">
      <w:rPr>
        <w:rStyle w:val="Oldalszm"/>
        <w:noProof/>
      </w:rPr>
      <w:t>II</w:t>
    </w:r>
    <w:r>
      <w:rPr>
        <w:rStyle w:val="Oldalszm"/>
      </w:rPr>
      <w:fldChar w:fldCharType="end"/>
    </w:r>
    <w:r w:rsidRPr="00CE0ABA">
      <w:rPr>
        <w:rStyle w:val="Oldalszm"/>
      </w:rPr>
      <w:t>. oldal</w:t>
    </w:r>
    <w:r>
      <w:rPr>
        <w:rStyle w:val="Oldalszm"/>
      </w:rPr>
      <w:tab/>
    </w:r>
    <w:r w:rsidRPr="00CE0ABA">
      <w:rPr>
        <w:rStyle w:val="Oldalszm"/>
      </w:rPr>
      <w:t xml:space="preserve">Dátum: </w:t>
    </w:r>
    <w:r w:rsidR="00CD045A">
      <w:fldChar w:fldCharType="begin"/>
    </w:r>
    <w:r w:rsidR="00CD045A">
      <w:instrText xml:space="preserve"> DOCPROPERTY  kiadás_dátuma  \* MERGEFORMAT </w:instrText>
    </w:r>
    <w:r w:rsidR="00CD045A">
      <w:fldChar w:fldCharType="separate"/>
    </w:r>
    <w:r w:rsidRPr="00803801">
      <w:rPr>
        <w:rStyle w:val="Oldalszm"/>
      </w:rPr>
      <w:t>2017.</w:t>
    </w:r>
    <w:r>
      <w:t>06.15.</w:t>
    </w:r>
    <w:r w:rsidR="00CD045A">
      <w:fldChar w:fldCharType="end"/>
    </w:r>
    <w:r w:rsidRPr="00CE0ABA">
      <w:rPr>
        <w:rStyle w:val="Oldalszm"/>
      </w:rPr>
      <w:tab/>
      <w:t xml:space="preserve">Verzió: </w:t>
    </w:r>
    <w:r w:rsidR="00CD045A">
      <w:fldChar w:fldCharType="begin"/>
    </w:r>
    <w:r w:rsidR="00CD045A">
      <w:instrText xml:space="preserve"> DOCPROPERTY  verzió  \* MERGEFORMAT </w:instrText>
    </w:r>
    <w:r w:rsidR="00CD045A">
      <w:fldChar w:fldCharType="separate"/>
    </w:r>
    <w:r w:rsidRPr="00803801">
      <w:rPr>
        <w:rStyle w:val="Oldalszm"/>
      </w:rPr>
      <w:t>v1.4</w:t>
    </w:r>
    <w:r w:rsidR="00CD045A">
      <w:rPr>
        <w:rStyle w:val="Oldalszm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8664E9" w14:textId="6891CE80" w:rsidR="001F316D" w:rsidRPr="00292F7A" w:rsidRDefault="001F316D" w:rsidP="00292F7A">
    <w:pPr>
      <w:pStyle w:val="llb"/>
      <w:rPr>
        <w:rStyle w:val="Oldalszm"/>
      </w:rPr>
    </w:pPr>
    <w:r>
      <w:rPr>
        <w:rStyle w:val="Oldalszm"/>
      </w:rPr>
      <w:t xml:space="preserve">Verzió: </w:t>
    </w:r>
    <w:r w:rsidR="00CD045A">
      <w:fldChar w:fldCharType="begin"/>
    </w:r>
    <w:r w:rsidR="00CD045A">
      <w:instrText xml:space="preserve"> DOCPROPERTY  verzió  \* MERGEFORMAT </w:instrText>
    </w:r>
    <w:r w:rsidR="00CD045A">
      <w:fldChar w:fldCharType="separate"/>
    </w:r>
    <w:r w:rsidRPr="00803801">
      <w:rPr>
        <w:rStyle w:val="Oldalszm"/>
      </w:rPr>
      <w:t>v1.4</w:t>
    </w:r>
    <w:r w:rsidR="00CD045A">
      <w:rPr>
        <w:rStyle w:val="Oldalszm"/>
      </w:rPr>
      <w:fldChar w:fldCharType="end"/>
    </w:r>
    <w:r w:rsidRPr="00292F7A">
      <w:rPr>
        <w:rStyle w:val="Oldalszm"/>
      </w:rPr>
      <w:tab/>
    </w:r>
    <w:r>
      <w:rPr>
        <w:rStyle w:val="Oldalszm"/>
      </w:rPr>
      <w:t xml:space="preserve">Dátum: </w:t>
    </w:r>
    <w:r w:rsidR="00CD045A">
      <w:fldChar w:fldCharType="begin"/>
    </w:r>
    <w:r w:rsidR="00CD045A">
      <w:instrText xml:space="preserve"> DOCPROPERTY  kiadás_dátuma  \* MERGEFORMAT </w:instrText>
    </w:r>
    <w:r w:rsidR="00CD045A">
      <w:fldChar w:fldCharType="separate"/>
    </w:r>
    <w:r w:rsidRPr="00803801">
      <w:rPr>
        <w:rStyle w:val="Oldalszm"/>
      </w:rPr>
      <w:t>2017.</w:t>
    </w:r>
    <w:r>
      <w:t>06.15.</w:t>
    </w:r>
    <w:r w:rsidR="00CD045A">
      <w:fldChar w:fldCharType="end"/>
    </w:r>
    <w:r w:rsidRPr="00292F7A">
      <w:rPr>
        <w:rStyle w:val="Oldalszm"/>
      </w:rPr>
      <w:tab/>
    </w:r>
    <w:r w:rsidRPr="00292F7A">
      <w:rPr>
        <w:rStyle w:val="Oldalszm"/>
      </w:rPr>
      <w:fldChar w:fldCharType="begin"/>
    </w:r>
    <w:r w:rsidRPr="00292F7A">
      <w:rPr>
        <w:rStyle w:val="Oldalszm"/>
      </w:rPr>
      <w:instrText xml:space="preserve">PAGE  </w:instrText>
    </w:r>
    <w:r w:rsidRPr="00292F7A">
      <w:rPr>
        <w:rStyle w:val="Oldalszm"/>
      </w:rPr>
      <w:fldChar w:fldCharType="separate"/>
    </w:r>
    <w:r w:rsidR="00CD045A">
      <w:rPr>
        <w:rStyle w:val="Oldalszm"/>
        <w:noProof/>
      </w:rPr>
      <w:t>I</w:t>
    </w:r>
    <w:r w:rsidRPr="00292F7A">
      <w:rPr>
        <w:rStyle w:val="Oldalszm"/>
      </w:rPr>
      <w:fldChar w:fldCharType="end"/>
    </w:r>
    <w:r>
      <w:rPr>
        <w:rStyle w:val="Oldalszm"/>
      </w:rPr>
      <w:t>. oldal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AEDD24" w14:textId="57BB4432" w:rsidR="001F316D" w:rsidRDefault="001F316D" w:rsidP="00527EC4">
    <w:pPr>
      <w:pStyle w:val="llb"/>
    </w:pP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CD045A">
      <w:rPr>
        <w:rStyle w:val="Oldalszm"/>
        <w:noProof/>
      </w:rPr>
      <w:t>22</w:t>
    </w:r>
    <w:r>
      <w:rPr>
        <w:rStyle w:val="Oldalszm"/>
      </w:rPr>
      <w:fldChar w:fldCharType="end"/>
    </w:r>
    <w:r>
      <w:rPr>
        <w:rStyle w:val="Oldalszm"/>
      </w:rPr>
      <w:t>. oldal</w:t>
    </w:r>
    <w:r>
      <w:rPr>
        <w:rStyle w:val="Oldalszm"/>
      </w:rPr>
      <w:tab/>
      <w:t xml:space="preserve">Dátum: </w:t>
    </w:r>
    <w:r>
      <w:rPr>
        <w:rStyle w:val="Oldalszm"/>
      </w:rPr>
      <w:fldChar w:fldCharType="begin"/>
    </w:r>
    <w:r>
      <w:rPr>
        <w:rStyle w:val="Oldalszm"/>
      </w:rPr>
      <w:instrText xml:space="preserve"> DOCPROPERTY  kiadás_dátuma  \* MERGEFORMAT </w:instrText>
    </w:r>
    <w:r>
      <w:rPr>
        <w:rStyle w:val="Oldalszm"/>
      </w:rPr>
      <w:fldChar w:fldCharType="separate"/>
    </w:r>
    <w:r>
      <w:rPr>
        <w:rStyle w:val="Oldalszm"/>
      </w:rPr>
      <w:t>2017.06.15.</w:t>
    </w:r>
    <w:r>
      <w:rPr>
        <w:rStyle w:val="Oldalszm"/>
      </w:rPr>
      <w:fldChar w:fldCharType="end"/>
    </w:r>
    <w:r>
      <w:rPr>
        <w:rStyle w:val="Oldalszm"/>
      </w:rPr>
      <w:tab/>
      <w:t xml:space="preserve">Verzió: </w:t>
    </w:r>
    <w:r w:rsidR="00CD045A">
      <w:fldChar w:fldCharType="begin"/>
    </w:r>
    <w:r w:rsidR="00CD045A">
      <w:instrText xml:space="preserve"> DOCPROPERTY  verzió  \* MERGEFORMAT </w:instrText>
    </w:r>
    <w:r w:rsidR="00CD045A">
      <w:fldChar w:fldCharType="separate"/>
    </w:r>
    <w:r w:rsidRPr="00C230ED">
      <w:rPr>
        <w:rStyle w:val="Oldalszm"/>
      </w:rPr>
      <w:t>v1.4</w:t>
    </w:r>
    <w:r w:rsidR="00CD045A">
      <w:rPr>
        <w:rStyle w:val="Oldalszm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4E7882" w14:textId="7F184688" w:rsidR="001F316D" w:rsidRDefault="001F316D" w:rsidP="00462866">
    <w:pPr>
      <w:pStyle w:val="llb"/>
      <w:rPr>
        <w:rStyle w:val="Oldalszm"/>
      </w:rPr>
    </w:pPr>
    <w:r>
      <w:rPr>
        <w:rStyle w:val="Oldalszm"/>
      </w:rPr>
      <w:t xml:space="preserve">Verzió: </w:t>
    </w:r>
    <w:r w:rsidR="00CD045A">
      <w:fldChar w:fldCharType="begin"/>
    </w:r>
    <w:r w:rsidR="00CD045A">
      <w:instrText xml:space="preserve"> DOCPROPERTY  verzió  \* MERGEFORMAT </w:instrText>
    </w:r>
    <w:r w:rsidR="00CD045A">
      <w:fldChar w:fldCharType="separate"/>
    </w:r>
    <w:r w:rsidRPr="00803801">
      <w:rPr>
        <w:rStyle w:val="Oldalszm"/>
      </w:rPr>
      <w:t>v1.4</w:t>
    </w:r>
    <w:r w:rsidR="00CD045A">
      <w:rPr>
        <w:rStyle w:val="Oldalszm"/>
      </w:rPr>
      <w:fldChar w:fldCharType="end"/>
    </w:r>
    <w:r w:rsidRPr="00292F7A">
      <w:rPr>
        <w:rStyle w:val="Oldalszm"/>
      </w:rPr>
      <w:tab/>
    </w:r>
    <w:r>
      <w:rPr>
        <w:rStyle w:val="Oldalszm"/>
      </w:rPr>
      <w:t xml:space="preserve">Dátum: </w:t>
    </w:r>
    <w:r>
      <w:rPr>
        <w:rStyle w:val="Oldalszm"/>
      </w:rPr>
      <w:fldChar w:fldCharType="begin"/>
    </w:r>
    <w:r>
      <w:rPr>
        <w:rStyle w:val="Oldalszm"/>
      </w:rPr>
      <w:instrText xml:space="preserve"> DOCPROPERTY  kiadás_dátuma  \* MERGEFORMAT </w:instrText>
    </w:r>
    <w:r>
      <w:rPr>
        <w:rStyle w:val="Oldalszm"/>
      </w:rPr>
      <w:fldChar w:fldCharType="separate"/>
    </w:r>
    <w:r>
      <w:rPr>
        <w:rStyle w:val="Oldalszm"/>
      </w:rPr>
      <w:t>2017.06.15.</w:t>
    </w:r>
    <w:r>
      <w:rPr>
        <w:rStyle w:val="Oldalszm"/>
      </w:rPr>
      <w:fldChar w:fldCharType="end"/>
    </w: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separate"/>
    </w:r>
    <w:r w:rsidR="00CD045A">
      <w:rPr>
        <w:rStyle w:val="Oldalszm"/>
        <w:noProof/>
      </w:rPr>
      <w:t>21</w:t>
    </w:r>
    <w:r>
      <w:rPr>
        <w:rStyle w:val="Oldalszm"/>
      </w:rPr>
      <w:fldChar w:fldCharType="end"/>
    </w:r>
    <w:r>
      <w:rPr>
        <w:rStyle w:val="Oldalszm"/>
      </w:rPr>
      <w:t>. oldal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42CF03" w14:textId="77777777" w:rsidR="001F316D" w:rsidRDefault="001F316D" w:rsidP="00A739CB">
      <w:pPr>
        <w:pStyle w:val="tblzat"/>
      </w:pPr>
      <w:r>
        <w:separator/>
      </w:r>
    </w:p>
  </w:footnote>
  <w:footnote w:type="continuationSeparator" w:id="0">
    <w:p w14:paraId="7EE57287" w14:textId="77777777" w:rsidR="001F316D" w:rsidRDefault="001F316D">
      <w:r>
        <w:continuationSeparator/>
      </w:r>
    </w:p>
    <w:p w14:paraId="4367A924" w14:textId="77777777" w:rsidR="001F316D" w:rsidRDefault="001F316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D21951" w14:textId="3AC7F1DF" w:rsidR="001F316D" w:rsidRDefault="001F316D" w:rsidP="00462866">
    <w:pPr>
      <w:pStyle w:val="lfejcmlap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805880B" wp14:editId="226544A9">
          <wp:simplePos x="0" y="0"/>
          <wp:positionH relativeFrom="column">
            <wp:posOffset>4718685</wp:posOffset>
          </wp:positionH>
          <wp:positionV relativeFrom="paragraph">
            <wp:posOffset>4055110</wp:posOffset>
          </wp:positionV>
          <wp:extent cx="1901813" cy="1890000"/>
          <wp:effectExtent l="0" t="0" r="3810" b="0"/>
          <wp:wrapNone/>
          <wp:docPr id="9" name="Kép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GIROlogo_felirat_nelku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01813" cy="189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0A6E745F" wp14:editId="2396D440">
              <wp:simplePos x="0" y="0"/>
              <wp:positionH relativeFrom="column">
                <wp:posOffset>5666740</wp:posOffset>
              </wp:positionH>
              <wp:positionV relativeFrom="paragraph">
                <wp:posOffset>-753272</wp:posOffset>
              </wp:positionV>
              <wp:extent cx="800100" cy="4914900"/>
              <wp:effectExtent l="0" t="0" r="19050" b="19050"/>
              <wp:wrapNone/>
              <wp:docPr id="1" name="Arc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flipH="1">
                        <a:off x="0" y="0"/>
                        <a:ext cx="800100" cy="4914900"/>
                      </a:xfrm>
                      <a:custGeom>
                        <a:avLst/>
                        <a:gdLst>
                          <a:gd name="G0" fmla="+- 0 0 0"/>
                          <a:gd name="G1" fmla="+- 21600 0 0"/>
                          <a:gd name="G2" fmla="+- 21600 0 0"/>
                          <a:gd name="T0" fmla="*/ 0 w 21600"/>
                          <a:gd name="T1" fmla="*/ 0 h 21600"/>
                          <a:gd name="T2" fmla="*/ 21600 w 21600"/>
                          <a:gd name="T3" fmla="*/ 21600 h 21600"/>
                          <a:gd name="T4" fmla="*/ 0 w 21600"/>
                          <a:gd name="T5" fmla="*/ 21600 h 2160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</a:cxnLst>
                        <a:rect l="0" t="0" r="r" b="b"/>
                        <a:pathLst>
                          <a:path w="21600" h="21600" fill="none" extrusionOk="0">
                            <a:moveTo>
                              <a:pt x="-1" y="0"/>
                            </a:moveTo>
                            <a:cubicBezTo>
                              <a:pt x="11929" y="0"/>
                              <a:pt x="21600" y="9670"/>
                              <a:pt x="21600" y="21600"/>
                            </a:cubicBezTo>
                          </a:path>
                          <a:path w="21600" h="21600" stroke="0" extrusionOk="0">
                            <a:moveTo>
                              <a:pt x="-1" y="0"/>
                            </a:moveTo>
                            <a:cubicBezTo>
                              <a:pt x="11929" y="0"/>
                              <a:pt x="21600" y="9670"/>
                              <a:pt x="21600" y="21600"/>
                            </a:cubicBezTo>
                            <a:lnTo>
                              <a:pt x="0" y="21600"/>
                            </a:lnTo>
                            <a:close/>
                          </a:path>
                        </a:pathLst>
                      </a:cu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1CF1A0" id="Arc 1" o:spid="_x0000_s1026" style="position:absolute;margin-left:446.2pt;margin-top:-59.3pt;width:63pt;height:387pt;flip:x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" path="m-1,nfc11929,,21600,9670,21600,21600em-1,nsc11929,,21600,9670,21600,21600l,21600,-1,xe" filled="f">
              <v:path arrowok="t" o:extrusionok="f" o:connecttype="custom" o:connectlocs="0,0;800100,4914900;0,4914900" o:connectangles="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F8A724" wp14:editId="4EB718B0">
              <wp:simplePos x="0" y="0"/>
              <wp:positionH relativeFrom="column">
                <wp:posOffset>586740</wp:posOffset>
              </wp:positionH>
              <wp:positionV relativeFrom="paragraph">
                <wp:posOffset>4996815</wp:posOffset>
              </wp:positionV>
              <wp:extent cx="4343400" cy="0"/>
              <wp:effectExtent l="5715" t="5715" r="13335" b="13335"/>
              <wp:wrapNone/>
              <wp:docPr id="3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43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A6709B1" id="Line 3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.2pt,393.45pt" to="388.2pt,39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0EBCBC6B" wp14:editId="7995171B">
              <wp:simplePos x="0" y="0"/>
              <wp:positionH relativeFrom="column">
                <wp:posOffset>5666740</wp:posOffset>
              </wp:positionH>
              <wp:positionV relativeFrom="paragraph">
                <wp:posOffset>5706110</wp:posOffset>
              </wp:positionV>
              <wp:extent cx="799465" cy="4914900"/>
              <wp:effectExtent l="8890" t="10160" r="10795" b="8890"/>
              <wp:wrapNone/>
              <wp:docPr id="2" name="Ar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rot="10800000">
                        <a:off x="0" y="0"/>
                        <a:ext cx="799465" cy="4914900"/>
                      </a:xfrm>
                      <a:custGeom>
                        <a:avLst/>
                        <a:gdLst>
                          <a:gd name="G0" fmla="+- 0 0 0"/>
                          <a:gd name="G1" fmla="+- 21600 0 0"/>
                          <a:gd name="G2" fmla="+- 21600 0 0"/>
                          <a:gd name="T0" fmla="*/ 0 w 21600"/>
                          <a:gd name="T1" fmla="*/ 0 h 21600"/>
                          <a:gd name="T2" fmla="*/ 21600 w 21600"/>
                          <a:gd name="T3" fmla="*/ 21600 h 21600"/>
                          <a:gd name="T4" fmla="*/ 0 w 21600"/>
                          <a:gd name="T5" fmla="*/ 21600 h 2160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</a:cxnLst>
                        <a:rect l="0" t="0" r="r" b="b"/>
                        <a:pathLst>
                          <a:path w="21600" h="21600" fill="none" extrusionOk="0">
                            <a:moveTo>
                              <a:pt x="-1" y="0"/>
                            </a:moveTo>
                            <a:cubicBezTo>
                              <a:pt x="11929" y="0"/>
                              <a:pt x="21600" y="9670"/>
                              <a:pt x="21600" y="21600"/>
                            </a:cubicBezTo>
                          </a:path>
                          <a:path w="21600" h="21600" stroke="0" extrusionOk="0">
                            <a:moveTo>
                              <a:pt x="-1" y="0"/>
                            </a:moveTo>
                            <a:cubicBezTo>
                              <a:pt x="11929" y="0"/>
                              <a:pt x="21600" y="9670"/>
                              <a:pt x="21600" y="21600"/>
                            </a:cubicBezTo>
                            <a:lnTo>
                              <a:pt x="0" y="21600"/>
                            </a:lnTo>
                            <a:close/>
                          </a:path>
                        </a:pathLst>
                      </a:cu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DD19AF" id="Arc 2" o:spid="_x0000_s1026" style="position:absolute;margin-left:446.2pt;margin-top:449.3pt;width:62.95pt;height:387pt;rotation:180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" path="m-1,nfc11929,,21600,9670,21600,21600em-1,nsc11929,,21600,9670,21600,21600l,21600,-1,xe" filled="f">
              <v:path arrowok="t" o:extrusionok="f" o:connecttype="custom" o:connectlocs="0,0;799465,4914900;0,4914900" o:connectangles="0,0,0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74203B" w14:textId="77777777" w:rsidR="001F316D" w:rsidRDefault="001F316D" w:rsidP="00A23DA7">
    <w:pPr>
      <w:pStyle w:val="lfejcmlap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829BDB" w14:textId="77777777" w:rsidR="001F316D" w:rsidRDefault="001F316D" w:rsidP="00462866">
    <w:pPr>
      <w:pStyle w:val="lfejcmlap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446F0F" w14:textId="77777777" w:rsidR="001F316D" w:rsidRDefault="00CD045A" w:rsidP="00CE0ABA">
    <w:pPr>
      <w:pStyle w:val="lfej"/>
    </w:pPr>
    <w:r>
      <w:fldChar w:fldCharType="begin"/>
    </w:r>
    <w:r>
      <w:instrText xml:space="preserve"> DOCPROPERTY  Company  \* MERGEFORMAT </w:instrText>
    </w:r>
    <w:r>
      <w:fldChar w:fldCharType="separate"/>
    </w:r>
    <w:r w:rsidR="001F316D">
      <w:t>GIRO Zrt.</w:t>
    </w:r>
    <w:r>
      <w:fldChar w:fldCharType="end"/>
    </w:r>
    <w:r w:rsidR="001F316D">
      <w:tab/>
    </w:r>
    <w:r w:rsidR="001F316D">
      <w:tab/>
    </w:r>
    <w:r>
      <w:fldChar w:fldCharType="begin"/>
    </w:r>
    <w:r>
      <w:instrText xml:space="preserve"> DOCPROPERTY  Subject  \* MERGEFORMAT </w:instrText>
    </w:r>
    <w:r>
      <w:fldChar w:fldCharType="separate"/>
    </w:r>
    <w:r w:rsidR="001F316D">
      <w:t>GIROMail kezelői kézikönyv és technikai segédlet</w:t>
    </w:r>
    <w:r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31CD7A" w14:textId="77777777" w:rsidR="001F316D" w:rsidRPr="00217BC5" w:rsidRDefault="00CD045A" w:rsidP="00217BC5">
    <w:pPr>
      <w:pStyle w:val="lfej"/>
    </w:pPr>
    <w:r>
      <w:fldChar w:fldCharType="begin"/>
    </w:r>
    <w:r>
      <w:instrText xml:space="preserve"> SUBJECT   \* MERGEFORMAT </w:instrText>
    </w:r>
    <w:r>
      <w:fldChar w:fldCharType="separate"/>
    </w:r>
    <w:r w:rsidR="001F316D">
      <w:t>GIROMail kezelői kézikönyv és technikai segédlet</w:t>
    </w:r>
    <w:r>
      <w:fldChar w:fldCharType="end"/>
    </w:r>
    <w:r w:rsidR="001F316D">
      <w:tab/>
    </w:r>
    <w:r w:rsidR="001F316D">
      <w:tab/>
    </w:r>
    <w:r>
      <w:fldChar w:fldCharType="begin"/>
    </w:r>
    <w:r>
      <w:instrText xml:space="preserve"> DOCPROPERTY  Company  \* MERGEFORMAT </w:instrText>
    </w:r>
    <w:r>
      <w:fldChar w:fldCharType="separate"/>
    </w:r>
    <w:r w:rsidR="001F316D">
      <w:t>GIRO Zrt.</w:t>
    </w:r>
    <w:r>
      <w:fldChar w:fldCharType="end"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08E3BF" w14:textId="77777777" w:rsidR="001F316D" w:rsidRDefault="00CD045A" w:rsidP="00527EC4">
    <w:pPr>
      <w:pStyle w:val="lfej"/>
    </w:pPr>
    <w:r>
      <w:fldChar w:fldCharType="begin"/>
    </w:r>
    <w:r>
      <w:instrText xml:space="preserve"> DOCPROPERTY  Company  \* MERGEFORMAT </w:instrText>
    </w:r>
    <w:r>
      <w:fldChar w:fldCharType="separate"/>
    </w:r>
    <w:r w:rsidR="001F316D">
      <w:t>GIRO Zrt.</w:t>
    </w:r>
    <w:r>
      <w:fldChar w:fldCharType="end"/>
    </w:r>
    <w:r w:rsidR="001F316D">
      <w:tab/>
    </w:r>
    <w:r w:rsidR="001F316D">
      <w:tab/>
    </w:r>
    <w:r>
      <w:fldChar w:fldCharType="begin"/>
    </w:r>
    <w:r>
      <w:instrText xml:space="preserve"> SUBJECT   \* MERGEFORMAT </w:instrText>
    </w:r>
    <w:r>
      <w:fldChar w:fldCharType="separate"/>
    </w:r>
    <w:r w:rsidR="001F316D">
      <w:t>GIROMail kezelői kézikönyv és technikai segédlet</w:t>
    </w:r>
    <w:r>
      <w:fldChar w:fldCharType="end"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B3727C" w14:textId="77777777" w:rsidR="001F316D" w:rsidRPr="00217BC5" w:rsidRDefault="00CD045A" w:rsidP="00217BC5">
    <w:pPr>
      <w:pStyle w:val="lfej"/>
    </w:pPr>
    <w:r>
      <w:fldChar w:fldCharType="begin"/>
    </w:r>
    <w:r>
      <w:instrText xml:space="preserve"> SUBJECT   \* MERGEFORMAT </w:instrText>
    </w:r>
    <w:r>
      <w:fldChar w:fldCharType="separate"/>
    </w:r>
    <w:r w:rsidR="001F316D">
      <w:t>GIROMail kezelői kézikönyv és technikai segédlet</w:t>
    </w:r>
    <w:r>
      <w:fldChar w:fldCharType="end"/>
    </w:r>
    <w:r w:rsidR="001F316D">
      <w:tab/>
    </w:r>
    <w:r w:rsidR="001F316D">
      <w:tab/>
    </w:r>
    <w:r>
      <w:fldChar w:fldCharType="begin"/>
    </w:r>
    <w:r>
      <w:instrText xml:space="preserve"> DOCPROPERTY  Company  \* MERGEFORMAT </w:instrText>
    </w:r>
    <w:r>
      <w:fldChar w:fldCharType="separate"/>
    </w:r>
    <w:r w:rsidR="001F316D">
      <w:t>GIRO Zrt.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A454C68A"/>
    <w:lvl w:ilvl="0">
      <w:start w:val="1"/>
      <w:numFmt w:val="decimal"/>
      <w:pStyle w:val="Szmozottlista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432E74C"/>
    <w:lvl w:ilvl="0">
      <w:start w:val="1"/>
      <w:numFmt w:val="decimal"/>
      <w:pStyle w:val="Szmozottlista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D4231EC"/>
    <w:lvl w:ilvl="0">
      <w:start w:val="1"/>
      <w:numFmt w:val="decimal"/>
      <w:pStyle w:val="Szmozottlista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8ACE2C8"/>
    <w:lvl w:ilvl="0">
      <w:start w:val="1"/>
      <w:numFmt w:val="decimal"/>
      <w:pStyle w:val="Szmozottlista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7487038"/>
    <w:lvl w:ilvl="0">
      <w:start w:val="1"/>
      <w:numFmt w:val="bullet"/>
      <w:pStyle w:val="Felsorol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F1A294E"/>
    <w:lvl w:ilvl="0">
      <w:start w:val="1"/>
      <w:numFmt w:val="bullet"/>
      <w:pStyle w:val="Felsorol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3BC77AC"/>
    <w:lvl w:ilvl="0">
      <w:start w:val="1"/>
      <w:numFmt w:val="bullet"/>
      <w:pStyle w:val="Felsorol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81ECE7A"/>
    <w:lvl w:ilvl="0">
      <w:start w:val="1"/>
      <w:numFmt w:val="bullet"/>
      <w:pStyle w:val="Felsorol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C9EA960"/>
    <w:lvl w:ilvl="0">
      <w:start w:val="1"/>
      <w:numFmt w:val="decimal"/>
      <w:pStyle w:val="Szmozott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B7E4F58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A7E3C59"/>
    <w:multiLevelType w:val="hybridMultilevel"/>
    <w:tmpl w:val="628E5252"/>
    <w:lvl w:ilvl="0" w:tplc="BECAC1CA">
      <w:start w:val="1"/>
      <w:numFmt w:val="decimal"/>
      <w:pStyle w:val="szmoz1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E1F77B5"/>
    <w:multiLevelType w:val="hybridMultilevel"/>
    <w:tmpl w:val="644A09A2"/>
    <w:lvl w:ilvl="0" w:tplc="B1C6937E">
      <w:start w:val="1"/>
      <w:numFmt w:val="bullet"/>
      <w:pStyle w:val="felsorol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B81C63"/>
    <w:multiLevelType w:val="multilevel"/>
    <w:tmpl w:val="DD386500"/>
    <w:lvl w:ilvl="0">
      <w:start w:val="1"/>
      <w:numFmt w:val="decimal"/>
      <w:pStyle w:val="Cm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2"/>
      <w:lvlText w:val="%1.%2."/>
      <w:lvlJc w:val="left"/>
      <w:pPr>
        <w:tabs>
          <w:tab w:val="num" w:pos="964"/>
        </w:tabs>
        <w:ind w:left="964" w:hanging="680"/>
      </w:pPr>
      <w:rPr>
        <w:rFonts w:hint="default"/>
      </w:rPr>
    </w:lvl>
    <w:lvl w:ilvl="2">
      <w:start w:val="1"/>
      <w:numFmt w:val="decimal"/>
      <w:pStyle w:val="cm3"/>
      <w:lvlText w:val="%1.%2.%3.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3">
      <w:start w:val="1"/>
      <w:numFmt w:val="decimal"/>
      <w:pStyle w:val="cm4"/>
      <w:lvlText w:val="%1.%2.%3.%4."/>
      <w:lvlJc w:val="left"/>
      <w:pPr>
        <w:tabs>
          <w:tab w:val="num" w:pos="1021"/>
        </w:tabs>
        <w:ind w:left="1021" w:hanging="1021"/>
      </w:pPr>
      <w:rPr>
        <w:rFonts w:hint="default"/>
      </w:rPr>
    </w:lvl>
    <w:lvl w:ilvl="4">
      <w:start w:val="1"/>
      <w:numFmt w:val="decimal"/>
      <w:pStyle w:val="cm5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48164303"/>
    <w:multiLevelType w:val="hybridMultilevel"/>
    <w:tmpl w:val="2E8AD6BA"/>
    <w:lvl w:ilvl="0" w:tplc="53F8C160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BF5AAE"/>
    <w:multiLevelType w:val="hybridMultilevel"/>
    <w:tmpl w:val="2FCC282A"/>
    <w:lvl w:ilvl="0" w:tplc="96D01824">
      <w:start w:val="1"/>
      <w:numFmt w:val="decimal"/>
      <w:pStyle w:val="mellklet1"/>
      <w:lvlText w:val="%1.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7741BB7"/>
    <w:multiLevelType w:val="hybridMultilevel"/>
    <w:tmpl w:val="FD400758"/>
    <w:lvl w:ilvl="0" w:tplc="FE940F1A">
      <w:start w:val="1"/>
      <w:numFmt w:val="lowerLetter"/>
      <w:pStyle w:val="felsorolbetu"/>
      <w:lvlText w:val="%1)"/>
      <w:lvlJc w:val="left"/>
      <w:pPr>
        <w:tabs>
          <w:tab w:val="num" w:pos="680"/>
        </w:tabs>
        <w:ind w:left="680" w:hanging="34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780"/>
        </w:tabs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500"/>
        </w:tabs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3220"/>
        </w:tabs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940"/>
        </w:tabs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660"/>
        </w:tabs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380"/>
        </w:tabs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6100"/>
        </w:tabs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820"/>
        </w:tabs>
        <w:ind w:left="6820" w:hanging="180"/>
      </w:pPr>
    </w:lvl>
  </w:abstractNum>
  <w:abstractNum w:abstractNumId="16" w15:restartNumberingAfterBreak="0">
    <w:nsid w:val="69B63472"/>
    <w:multiLevelType w:val="hybridMultilevel"/>
    <w:tmpl w:val="44B0A55A"/>
    <w:lvl w:ilvl="0" w:tplc="56F68268">
      <w:start w:val="1"/>
      <w:numFmt w:val="bullet"/>
      <w:pStyle w:val="felsorol3"/>
      <w:lvlText w:val=""/>
      <w:lvlJc w:val="left"/>
      <w:pPr>
        <w:tabs>
          <w:tab w:val="num" w:pos="1418"/>
        </w:tabs>
        <w:ind w:left="1418" w:hanging="397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8D4D18"/>
    <w:multiLevelType w:val="hybridMultilevel"/>
    <w:tmpl w:val="74D47AAE"/>
    <w:lvl w:ilvl="0" w:tplc="4E94F780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color w:val="000000"/>
        <w:sz w:val="18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B41293"/>
    <w:multiLevelType w:val="multilevel"/>
    <w:tmpl w:val="5822A2A4"/>
    <w:lvl w:ilvl="0">
      <w:start w:val="1"/>
      <w:numFmt w:val="decimal"/>
      <w:pStyle w:val="szerzodes1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szerzodes2"/>
      <w:lvlText w:val="%1.%2.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szerzodes3"/>
      <w:lvlText w:val="%1.%2.%3."/>
      <w:lvlJc w:val="left"/>
      <w:pPr>
        <w:tabs>
          <w:tab w:val="num" w:pos="1021"/>
        </w:tabs>
        <w:ind w:left="1021" w:hanging="1021"/>
      </w:pPr>
      <w:rPr>
        <w:rFonts w:hint="default"/>
      </w:rPr>
    </w:lvl>
    <w:lvl w:ilvl="3">
      <w:start w:val="1"/>
      <w:numFmt w:val="decimal"/>
      <w:pStyle w:val="szerzodes4"/>
      <w:lvlText w:val="%1.%2.%3.%4."/>
      <w:lvlJc w:val="left"/>
      <w:pPr>
        <w:tabs>
          <w:tab w:val="num" w:pos="1247"/>
        </w:tabs>
        <w:ind w:left="1247" w:hanging="1247"/>
      </w:pPr>
      <w:rPr>
        <w:rFonts w:hint="default"/>
      </w:rPr>
    </w:lvl>
    <w:lvl w:ilvl="4">
      <w:start w:val="1"/>
      <w:numFmt w:val="decimal"/>
      <w:pStyle w:val="szerzodes5"/>
      <w:lvlText w:val="%1.%2.%3.%4.%5.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 w15:restartNumberingAfterBreak="0">
    <w:nsid w:val="74C04920"/>
    <w:multiLevelType w:val="hybridMultilevel"/>
    <w:tmpl w:val="0466281E"/>
    <w:lvl w:ilvl="0" w:tplc="B0BA5366">
      <w:start w:val="1"/>
      <w:numFmt w:val="decimal"/>
      <w:pStyle w:val="fogalmak"/>
      <w:lvlText w:val="%1.)"/>
      <w:lvlJc w:val="left"/>
      <w:pPr>
        <w:tabs>
          <w:tab w:val="num" w:pos="851"/>
        </w:tabs>
        <w:ind w:left="851" w:hanging="491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79A620A5"/>
    <w:multiLevelType w:val="hybridMultilevel"/>
    <w:tmpl w:val="B9FED00A"/>
    <w:lvl w:ilvl="0" w:tplc="5B403B50">
      <w:start w:val="1"/>
      <w:numFmt w:val="bullet"/>
      <w:pStyle w:val="felsorol2"/>
      <w:lvlText w:val="o"/>
      <w:lvlJc w:val="left"/>
      <w:pPr>
        <w:tabs>
          <w:tab w:val="num" w:pos="1021"/>
        </w:tabs>
        <w:ind w:left="1021" w:hanging="284"/>
      </w:pPr>
      <w:rPr>
        <w:rFonts w:ascii="Courier New" w:hAnsi="Courier New" w:hint="default"/>
      </w:rPr>
    </w:lvl>
    <w:lvl w:ilvl="1" w:tplc="040E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455A95"/>
    <w:multiLevelType w:val="multilevel"/>
    <w:tmpl w:val="040E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11"/>
  </w:num>
  <w:num w:numId="2">
    <w:abstractNumId w:val="12"/>
  </w:num>
  <w:num w:numId="3">
    <w:abstractNumId w:val="12"/>
  </w:num>
  <w:num w:numId="4">
    <w:abstractNumId w:val="12"/>
  </w:num>
  <w:num w:numId="5">
    <w:abstractNumId w:val="12"/>
  </w:num>
  <w:num w:numId="6">
    <w:abstractNumId w:val="11"/>
  </w:num>
  <w:num w:numId="7">
    <w:abstractNumId w:val="20"/>
  </w:num>
  <w:num w:numId="8">
    <w:abstractNumId w:val="12"/>
  </w:num>
  <w:num w:numId="9">
    <w:abstractNumId w:val="14"/>
  </w:num>
  <w:num w:numId="10">
    <w:abstractNumId w:val="19"/>
  </w:num>
  <w:num w:numId="11">
    <w:abstractNumId w:val="16"/>
  </w:num>
  <w:num w:numId="12">
    <w:abstractNumId w:val="21"/>
  </w:num>
  <w:num w:numId="13">
    <w:abstractNumId w:val="10"/>
  </w:num>
  <w:num w:numId="14">
    <w:abstractNumId w:val="12"/>
  </w:num>
  <w:num w:numId="15">
    <w:abstractNumId w:val="12"/>
  </w:num>
  <w:num w:numId="16">
    <w:abstractNumId w:val="12"/>
  </w:num>
  <w:num w:numId="17">
    <w:abstractNumId w:val="12"/>
  </w:num>
  <w:num w:numId="18">
    <w:abstractNumId w:val="12"/>
  </w:num>
  <w:num w:numId="19">
    <w:abstractNumId w:val="15"/>
  </w:num>
  <w:num w:numId="20">
    <w:abstractNumId w:val="12"/>
  </w:num>
  <w:num w:numId="21">
    <w:abstractNumId w:val="12"/>
  </w:num>
  <w:num w:numId="22">
    <w:abstractNumId w:val="12"/>
  </w:num>
  <w:num w:numId="23">
    <w:abstractNumId w:val="12"/>
  </w:num>
  <w:num w:numId="24">
    <w:abstractNumId w:val="12"/>
  </w:num>
  <w:num w:numId="25">
    <w:abstractNumId w:val="18"/>
  </w:num>
  <w:num w:numId="26">
    <w:abstractNumId w:val="18"/>
  </w:num>
  <w:num w:numId="27">
    <w:abstractNumId w:val="18"/>
  </w:num>
  <w:num w:numId="28">
    <w:abstractNumId w:val="18"/>
  </w:num>
  <w:num w:numId="29">
    <w:abstractNumId w:val="18"/>
  </w:num>
  <w:num w:numId="30">
    <w:abstractNumId w:val="10"/>
    <w:lvlOverride w:ilvl="0">
      <w:startOverride w:val="1"/>
    </w:lvlOverride>
  </w:num>
  <w:num w:numId="31">
    <w:abstractNumId w:val="10"/>
    <w:lvlOverride w:ilvl="0">
      <w:startOverride w:val="1"/>
    </w:lvlOverride>
  </w:num>
  <w:num w:numId="32">
    <w:abstractNumId w:val="9"/>
  </w:num>
  <w:num w:numId="33">
    <w:abstractNumId w:val="7"/>
  </w:num>
  <w:num w:numId="34">
    <w:abstractNumId w:val="6"/>
  </w:num>
  <w:num w:numId="35">
    <w:abstractNumId w:val="5"/>
  </w:num>
  <w:num w:numId="36">
    <w:abstractNumId w:val="4"/>
  </w:num>
  <w:num w:numId="37">
    <w:abstractNumId w:val="8"/>
  </w:num>
  <w:num w:numId="38">
    <w:abstractNumId w:val="3"/>
  </w:num>
  <w:num w:numId="39">
    <w:abstractNumId w:val="2"/>
  </w:num>
  <w:num w:numId="40">
    <w:abstractNumId w:val="1"/>
  </w:num>
  <w:num w:numId="41">
    <w:abstractNumId w:val="0"/>
  </w:num>
  <w:num w:numId="42">
    <w:abstractNumId w:val="13"/>
  </w:num>
  <w:num w:numId="43">
    <w:abstractNumId w:val="12"/>
  </w:num>
  <w:num w:numId="44">
    <w:abstractNumId w:val="12"/>
  </w:num>
  <w:num w:numId="45">
    <w:abstractNumId w:val="12"/>
  </w:num>
  <w:num w:numId="46">
    <w:abstractNumId w:val="12"/>
  </w:num>
  <w:num w:numId="47">
    <w:abstractNumId w:val="17"/>
  </w:num>
  <w:num w:numId="48">
    <w:abstractNumId w:val="15"/>
    <w:lvlOverride w:ilvl="0">
      <w:startOverride w:val="1"/>
    </w:lvlOverride>
  </w:num>
  <w:num w:numId="49">
    <w:abstractNumId w:val="12"/>
  </w:num>
  <w:num w:numId="50">
    <w:abstractNumId w:val="12"/>
  </w:num>
  <w:num w:numId="51">
    <w:abstractNumId w:val="12"/>
  </w:num>
  <w:num w:numId="52">
    <w:abstractNumId w:val="12"/>
  </w:num>
  <w:num w:numId="53">
    <w:abstractNumId w:val="12"/>
  </w:num>
  <w:num w:numId="54">
    <w:abstractNumId w:val="11"/>
  </w:num>
  <w:num w:numId="55">
    <w:abstractNumId w:val="15"/>
  </w:num>
  <w:num w:numId="56">
    <w:abstractNumId w:val="20"/>
  </w:num>
  <w:num w:numId="57">
    <w:abstractNumId w:val="16"/>
  </w:num>
  <w:num w:numId="58">
    <w:abstractNumId w:val="9"/>
  </w:num>
  <w:num w:numId="59">
    <w:abstractNumId w:val="7"/>
  </w:num>
  <w:num w:numId="60">
    <w:abstractNumId w:val="6"/>
  </w:num>
  <w:num w:numId="61">
    <w:abstractNumId w:val="5"/>
  </w:num>
  <w:num w:numId="62">
    <w:abstractNumId w:val="4"/>
  </w:num>
  <w:num w:numId="63">
    <w:abstractNumId w:val="19"/>
  </w:num>
  <w:num w:numId="64">
    <w:abstractNumId w:val="14"/>
  </w:num>
  <w:num w:numId="65">
    <w:abstractNumId w:val="10"/>
  </w:num>
  <w:num w:numId="66">
    <w:abstractNumId w:val="8"/>
  </w:num>
  <w:num w:numId="67">
    <w:abstractNumId w:val="3"/>
  </w:num>
  <w:num w:numId="68">
    <w:abstractNumId w:val="2"/>
  </w:num>
  <w:num w:numId="69">
    <w:abstractNumId w:val="1"/>
  </w:num>
  <w:num w:numId="70">
    <w:abstractNumId w:val="0"/>
  </w:num>
  <w:num w:numId="71">
    <w:abstractNumId w:val="18"/>
  </w:num>
  <w:num w:numId="72">
    <w:abstractNumId w:val="18"/>
  </w:num>
  <w:num w:numId="73">
    <w:abstractNumId w:val="18"/>
  </w:num>
  <w:num w:numId="74">
    <w:abstractNumId w:val="18"/>
  </w:num>
  <w:num w:numId="75">
    <w:abstractNumId w:val="18"/>
  </w:num>
  <w:numIdMacAtCleanup w:val="7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ántor Sándor">
    <w15:presenceInfo w15:providerId="None" w15:userId="Kántor Sándor"/>
  </w15:person>
  <w15:person w15:author="Báthory László">
    <w15:presenceInfo w15:providerId="None" w15:userId="Báthory László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96"/>
  <w:stylePaneFormatFilter w:val="2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1" w:visibleStyles="0" w:alternateStyleNames="0"/>
  <w:trackRevisions/>
  <w:documentProtection w:formatting="1" w:enforcement="1" w:cryptProviderType="rsaAES" w:cryptAlgorithmClass="hash" w:cryptAlgorithmType="typeAny" w:cryptAlgorithmSid="14" w:cryptSpinCount="100000" w:hash="QWwD1t4uLWVCRAHWqUlsdFs/yMwgZkOfksra3ms5/bugTBzHM3Wy8jLhouZdlW7svsQP9G7VKb/yaJMhO5Wchg==" w:salt="ZZmUHC56sc+RWGOD/y+w8g=="/>
  <w:defaultTabStop w:val="708"/>
  <w:hyphenationZone w:val="425"/>
  <w:evenAndOddHeaders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1269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487A"/>
    <w:rsid w:val="0000494B"/>
    <w:rsid w:val="00005B67"/>
    <w:rsid w:val="00006FD1"/>
    <w:rsid w:val="000116EA"/>
    <w:rsid w:val="00013173"/>
    <w:rsid w:val="00014150"/>
    <w:rsid w:val="000142A8"/>
    <w:rsid w:val="000147A9"/>
    <w:rsid w:val="00021C5F"/>
    <w:rsid w:val="00032437"/>
    <w:rsid w:val="00035DD8"/>
    <w:rsid w:val="00042B67"/>
    <w:rsid w:val="00050ADF"/>
    <w:rsid w:val="00052E3C"/>
    <w:rsid w:val="0005464F"/>
    <w:rsid w:val="0005683E"/>
    <w:rsid w:val="00063095"/>
    <w:rsid w:val="000648A5"/>
    <w:rsid w:val="00070D11"/>
    <w:rsid w:val="000766AE"/>
    <w:rsid w:val="0008038A"/>
    <w:rsid w:val="0008508A"/>
    <w:rsid w:val="000878F1"/>
    <w:rsid w:val="00090802"/>
    <w:rsid w:val="000914BA"/>
    <w:rsid w:val="000923E0"/>
    <w:rsid w:val="00096210"/>
    <w:rsid w:val="000A0278"/>
    <w:rsid w:val="000A0AAE"/>
    <w:rsid w:val="000A1D95"/>
    <w:rsid w:val="000A76DF"/>
    <w:rsid w:val="000B242B"/>
    <w:rsid w:val="000B4FC8"/>
    <w:rsid w:val="000B6C43"/>
    <w:rsid w:val="000B7120"/>
    <w:rsid w:val="000C16E3"/>
    <w:rsid w:val="000C1891"/>
    <w:rsid w:val="000C1CC1"/>
    <w:rsid w:val="000C1D7D"/>
    <w:rsid w:val="000C2C5D"/>
    <w:rsid w:val="000C36B5"/>
    <w:rsid w:val="000C7DE9"/>
    <w:rsid w:val="000D3048"/>
    <w:rsid w:val="000D4C28"/>
    <w:rsid w:val="000E3750"/>
    <w:rsid w:val="000E5D42"/>
    <w:rsid w:val="000E6446"/>
    <w:rsid w:val="000F0AD2"/>
    <w:rsid w:val="000F2A5A"/>
    <w:rsid w:val="000F5297"/>
    <w:rsid w:val="000F7410"/>
    <w:rsid w:val="00107998"/>
    <w:rsid w:val="00107B3D"/>
    <w:rsid w:val="00112281"/>
    <w:rsid w:val="001123C6"/>
    <w:rsid w:val="00117BDC"/>
    <w:rsid w:val="00121F88"/>
    <w:rsid w:val="00122782"/>
    <w:rsid w:val="00130E1D"/>
    <w:rsid w:val="00133CE7"/>
    <w:rsid w:val="00137D6D"/>
    <w:rsid w:val="001401AF"/>
    <w:rsid w:val="0014168F"/>
    <w:rsid w:val="00145E26"/>
    <w:rsid w:val="0014602A"/>
    <w:rsid w:val="0015083E"/>
    <w:rsid w:val="0015252A"/>
    <w:rsid w:val="0015528E"/>
    <w:rsid w:val="00155AD1"/>
    <w:rsid w:val="00155DD3"/>
    <w:rsid w:val="001564C0"/>
    <w:rsid w:val="00156A18"/>
    <w:rsid w:val="00160514"/>
    <w:rsid w:val="001616D2"/>
    <w:rsid w:val="00170AE3"/>
    <w:rsid w:val="00170BDB"/>
    <w:rsid w:val="00181965"/>
    <w:rsid w:val="00184271"/>
    <w:rsid w:val="00191A17"/>
    <w:rsid w:val="00195530"/>
    <w:rsid w:val="001962CB"/>
    <w:rsid w:val="001A086C"/>
    <w:rsid w:val="001A3058"/>
    <w:rsid w:val="001A3924"/>
    <w:rsid w:val="001A3B98"/>
    <w:rsid w:val="001B289B"/>
    <w:rsid w:val="001B7F06"/>
    <w:rsid w:val="001C1945"/>
    <w:rsid w:val="001C328A"/>
    <w:rsid w:val="001D23D9"/>
    <w:rsid w:val="001D36D0"/>
    <w:rsid w:val="001E41EA"/>
    <w:rsid w:val="001E539B"/>
    <w:rsid w:val="001E76AF"/>
    <w:rsid w:val="001E7E7E"/>
    <w:rsid w:val="001F1BB1"/>
    <w:rsid w:val="001F2E79"/>
    <w:rsid w:val="001F316D"/>
    <w:rsid w:val="001F7D23"/>
    <w:rsid w:val="0020171D"/>
    <w:rsid w:val="00204C9E"/>
    <w:rsid w:val="002111C9"/>
    <w:rsid w:val="0021373E"/>
    <w:rsid w:val="00216F83"/>
    <w:rsid w:val="00217BC5"/>
    <w:rsid w:val="00220B13"/>
    <w:rsid w:val="002211E5"/>
    <w:rsid w:val="002267E9"/>
    <w:rsid w:val="00226F0C"/>
    <w:rsid w:val="002317C0"/>
    <w:rsid w:val="002337D0"/>
    <w:rsid w:val="00234203"/>
    <w:rsid w:val="00235DA6"/>
    <w:rsid w:val="00236AD9"/>
    <w:rsid w:val="002422C1"/>
    <w:rsid w:val="00244C2E"/>
    <w:rsid w:val="00244C51"/>
    <w:rsid w:val="00244F42"/>
    <w:rsid w:val="002467B2"/>
    <w:rsid w:val="00246BAF"/>
    <w:rsid w:val="00247B58"/>
    <w:rsid w:val="00247E62"/>
    <w:rsid w:val="00250284"/>
    <w:rsid w:val="00252A65"/>
    <w:rsid w:val="00254F50"/>
    <w:rsid w:val="00260EBB"/>
    <w:rsid w:val="00265650"/>
    <w:rsid w:val="00265BE7"/>
    <w:rsid w:val="00275D9E"/>
    <w:rsid w:val="00283C8A"/>
    <w:rsid w:val="002846FF"/>
    <w:rsid w:val="00291C22"/>
    <w:rsid w:val="00292F7A"/>
    <w:rsid w:val="002A0073"/>
    <w:rsid w:val="002A1241"/>
    <w:rsid w:val="002A2C6A"/>
    <w:rsid w:val="002A31EA"/>
    <w:rsid w:val="002A4060"/>
    <w:rsid w:val="002A4C15"/>
    <w:rsid w:val="002A754F"/>
    <w:rsid w:val="002B31A8"/>
    <w:rsid w:val="002C05DD"/>
    <w:rsid w:val="002C3145"/>
    <w:rsid w:val="002C37B9"/>
    <w:rsid w:val="002C3A6B"/>
    <w:rsid w:val="002C5324"/>
    <w:rsid w:val="002E10AF"/>
    <w:rsid w:val="002E7709"/>
    <w:rsid w:val="002F155A"/>
    <w:rsid w:val="002F398E"/>
    <w:rsid w:val="003076EF"/>
    <w:rsid w:val="00323BCC"/>
    <w:rsid w:val="0032682B"/>
    <w:rsid w:val="00330075"/>
    <w:rsid w:val="003325E4"/>
    <w:rsid w:val="00335BE1"/>
    <w:rsid w:val="00340BEB"/>
    <w:rsid w:val="003417E3"/>
    <w:rsid w:val="003418EB"/>
    <w:rsid w:val="00344E76"/>
    <w:rsid w:val="003541BA"/>
    <w:rsid w:val="003542A0"/>
    <w:rsid w:val="0035611C"/>
    <w:rsid w:val="003573E8"/>
    <w:rsid w:val="00360FAB"/>
    <w:rsid w:val="00364198"/>
    <w:rsid w:val="00364BF9"/>
    <w:rsid w:val="00366AF7"/>
    <w:rsid w:val="00370936"/>
    <w:rsid w:val="00371924"/>
    <w:rsid w:val="00373B8D"/>
    <w:rsid w:val="003764E3"/>
    <w:rsid w:val="003812E0"/>
    <w:rsid w:val="003816DE"/>
    <w:rsid w:val="00384DB2"/>
    <w:rsid w:val="00385290"/>
    <w:rsid w:val="00387ADA"/>
    <w:rsid w:val="00390BD7"/>
    <w:rsid w:val="003961EB"/>
    <w:rsid w:val="00396675"/>
    <w:rsid w:val="00396E11"/>
    <w:rsid w:val="003A3410"/>
    <w:rsid w:val="003A388B"/>
    <w:rsid w:val="003A44FB"/>
    <w:rsid w:val="003A4809"/>
    <w:rsid w:val="003B0449"/>
    <w:rsid w:val="003B6439"/>
    <w:rsid w:val="003B66A6"/>
    <w:rsid w:val="003C1115"/>
    <w:rsid w:val="003C1663"/>
    <w:rsid w:val="003C3930"/>
    <w:rsid w:val="003C3FA1"/>
    <w:rsid w:val="003D22E7"/>
    <w:rsid w:val="003D3094"/>
    <w:rsid w:val="003D606C"/>
    <w:rsid w:val="003D7E8E"/>
    <w:rsid w:val="003E76EF"/>
    <w:rsid w:val="003F0380"/>
    <w:rsid w:val="003F0D29"/>
    <w:rsid w:val="003F167C"/>
    <w:rsid w:val="003F604D"/>
    <w:rsid w:val="003F786C"/>
    <w:rsid w:val="00407EF1"/>
    <w:rsid w:val="004110A5"/>
    <w:rsid w:val="00413C7C"/>
    <w:rsid w:val="00425D4A"/>
    <w:rsid w:val="004273AD"/>
    <w:rsid w:val="0043480C"/>
    <w:rsid w:val="00443D76"/>
    <w:rsid w:val="00443FC3"/>
    <w:rsid w:val="00452DCE"/>
    <w:rsid w:val="00455E3E"/>
    <w:rsid w:val="00462866"/>
    <w:rsid w:val="00470C37"/>
    <w:rsid w:val="00480550"/>
    <w:rsid w:val="00484D20"/>
    <w:rsid w:val="00487148"/>
    <w:rsid w:val="00487640"/>
    <w:rsid w:val="00490988"/>
    <w:rsid w:val="00490FE8"/>
    <w:rsid w:val="004969B8"/>
    <w:rsid w:val="004A0113"/>
    <w:rsid w:val="004A1BFA"/>
    <w:rsid w:val="004A44CC"/>
    <w:rsid w:val="004A4A1A"/>
    <w:rsid w:val="004B38BF"/>
    <w:rsid w:val="004B396F"/>
    <w:rsid w:val="004B4C1C"/>
    <w:rsid w:val="004B53DF"/>
    <w:rsid w:val="004C1364"/>
    <w:rsid w:val="004C30A1"/>
    <w:rsid w:val="004C32FB"/>
    <w:rsid w:val="004C5C5B"/>
    <w:rsid w:val="004C71C5"/>
    <w:rsid w:val="004D4E55"/>
    <w:rsid w:val="004D7838"/>
    <w:rsid w:val="004E349F"/>
    <w:rsid w:val="004E3C2A"/>
    <w:rsid w:val="004E68A7"/>
    <w:rsid w:val="004E6C87"/>
    <w:rsid w:val="004E797A"/>
    <w:rsid w:val="004F0D8C"/>
    <w:rsid w:val="004F2A2A"/>
    <w:rsid w:val="004F2E2B"/>
    <w:rsid w:val="004F3770"/>
    <w:rsid w:val="004F3BD6"/>
    <w:rsid w:val="004F70E4"/>
    <w:rsid w:val="004F7615"/>
    <w:rsid w:val="00500B1C"/>
    <w:rsid w:val="00500CB0"/>
    <w:rsid w:val="00501487"/>
    <w:rsid w:val="00502CF4"/>
    <w:rsid w:val="0050619C"/>
    <w:rsid w:val="005066B7"/>
    <w:rsid w:val="00517155"/>
    <w:rsid w:val="00521898"/>
    <w:rsid w:val="005229B0"/>
    <w:rsid w:val="0052316B"/>
    <w:rsid w:val="005249D1"/>
    <w:rsid w:val="0052656C"/>
    <w:rsid w:val="00527EC4"/>
    <w:rsid w:val="00527F2A"/>
    <w:rsid w:val="00530F1E"/>
    <w:rsid w:val="00533A1E"/>
    <w:rsid w:val="00535ECD"/>
    <w:rsid w:val="00536519"/>
    <w:rsid w:val="005365BE"/>
    <w:rsid w:val="00546DBF"/>
    <w:rsid w:val="0055101D"/>
    <w:rsid w:val="00552F17"/>
    <w:rsid w:val="005531B2"/>
    <w:rsid w:val="00553A25"/>
    <w:rsid w:val="00555881"/>
    <w:rsid w:val="00560A14"/>
    <w:rsid w:val="00571D97"/>
    <w:rsid w:val="00573410"/>
    <w:rsid w:val="00573DEE"/>
    <w:rsid w:val="00583926"/>
    <w:rsid w:val="00587AA4"/>
    <w:rsid w:val="0059423B"/>
    <w:rsid w:val="0059516A"/>
    <w:rsid w:val="005A13B8"/>
    <w:rsid w:val="005A1969"/>
    <w:rsid w:val="005A2742"/>
    <w:rsid w:val="005B3F17"/>
    <w:rsid w:val="005B5B94"/>
    <w:rsid w:val="005C13EF"/>
    <w:rsid w:val="005C15D8"/>
    <w:rsid w:val="005C61FF"/>
    <w:rsid w:val="005C6527"/>
    <w:rsid w:val="005C6C71"/>
    <w:rsid w:val="005D75F8"/>
    <w:rsid w:val="005D78E1"/>
    <w:rsid w:val="005E307D"/>
    <w:rsid w:val="005E600E"/>
    <w:rsid w:val="005F06C6"/>
    <w:rsid w:val="005F0FFC"/>
    <w:rsid w:val="005F6343"/>
    <w:rsid w:val="005F7404"/>
    <w:rsid w:val="005F7C2D"/>
    <w:rsid w:val="00600A37"/>
    <w:rsid w:val="00601756"/>
    <w:rsid w:val="006017FB"/>
    <w:rsid w:val="00602FAF"/>
    <w:rsid w:val="006036CE"/>
    <w:rsid w:val="0060623A"/>
    <w:rsid w:val="00610DC9"/>
    <w:rsid w:val="006153D2"/>
    <w:rsid w:val="00616542"/>
    <w:rsid w:val="006209DF"/>
    <w:rsid w:val="006212D0"/>
    <w:rsid w:val="006226AF"/>
    <w:rsid w:val="00630F64"/>
    <w:rsid w:val="0063651C"/>
    <w:rsid w:val="00645123"/>
    <w:rsid w:val="0064551A"/>
    <w:rsid w:val="006514D2"/>
    <w:rsid w:val="00655DD0"/>
    <w:rsid w:val="00656179"/>
    <w:rsid w:val="006572C9"/>
    <w:rsid w:val="00657391"/>
    <w:rsid w:val="006608DC"/>
    <w:rsid w:val="00666587"/>
    <w:rsid w:val="00666A05"/>
    <w:rsid w:val="00670110"/>
    <w:rsid w:val="006719E4"/>
    <w:rsid w:val="0067486D"/>
    <w:rsid w:val="00677A45"/>
    <w:rsid w:val="006819D2"/>
    <w:rsid w:val="00681C18"/>
    <w:rsid w:val="00681E55"/>
    <w:rsid w:val="0068487A"/>
    <w:rsid w:val="00686988"/>
    <w:rsid w:val="00691612"/>
    <w:rsid w:val="006959FC"/>
    <w:rsid w:val="00696453"/>
    <w:rsid w:val="00697440"/>
    <w:rsid w:val="006A0D42"/>
    <w:rsid w:val="006A0F8A"/>
    <w:rsid w:val="006A5111"/>
    <w:rsid w:val="006B531D"/>
    <w:rsid w:val="006B6294"/>
    <w:rsid w:val="006C4DE6"/>
    <w:rsid w:val="006C6716"/>
    <w:rsid w:val="006C7514"/>
    <w:rsid w:val="006D1886"/>
    <w:rsid w:val="006D22C8"/>
    <w:rsid w:val="006D3450"/>
    <w:rsid w:val="006D6F59"/>
    <w:rsid w:val="006E188F"/>
    <w:rsid w:val="006E4BB8"/>
    <w:rsid w:val="006F2AE7"/>
    <w:rsid w:val="006F311D"/>
    <w:rsid w:val="006F6A44"/>
    <w:rsid w:val="006F7BA9"/>
    <w:rsid w:val="00701878"/>
    <w:rsid w:val="00704255"/>
    <w:rsid w:val="00705744"/>
    <w:rsid w:val="00705C69"/>
    <w:rsid w:val="007068E1"/>
    <w:rsid w:val="007130CB"/>
    <w:rsid w:val="00713EB4"/>
    <w:rsid w:val="007164B8"/>
    <w:rsid w:val="00717E7E"/>
    <w:rsid w:val="00720950"/>
    <w:rsid w:val="00723FF0"/>
    <w:rsid w:val="007268DF"/>
    <w:rsid w:val="007316CC"/>
    <w:rsid w:val="007341CA"/>
    <w:rsid w:val="00734AFF"/>
    <w:rsid w:val="00736FFD"/>
    <w:rsid w:val="00740D37"/>
    <w:rsid w:val="00743A21"/>
    <w:rsid w:val="00744F55"/>
    <w:rsid w:val="00746687"/>
    <w:rsid w:val="007472E1"/>
    <w:rsid w:val="00747594"/>
    <w:rsid w:val="00747C17"/>
    <w:rsid w:val="00750EDE"/>
    <w:rsid w:val="007575AE"/>
    <w:rsid w:val="00757887"/>
    <w:rsid w:val="00765E1C"/>
    <w:rsid w:val="00767C8E"/>
    <w:rsid w:val="00772FA9"/>
    <w:rsid w:val="007774DA"/>
    <w:rsid w:val="00780AF6"/>
    <w:rsid w:val="0078187C"/>
    <w:rsid w:val="007859E2"/>
    <w:rsid w:val="0079163F"/>
    <w:rsid w:val="00795191"/>
    <w:rsid w:val="00795E71"/>
    <w:rsid w:val="007977BB"/>
    <w:rsid w:val="007A1243"/>
    <w:rsid w:val="007A5E75"/>
    <w:rsid w:val="007B287A"/>
    <w:rsid w:val="007B4BA2"/>
    <w:rsid w:val="007B5288"/>
    <w:rsid w:val="007B59C9"/>
    <w:rsid w:val="007C098E"/>
    <w:rsid w:val="007C0BA5"/>
    <w:rsid w:val="007C1F5E"/>
    <w:rsid w:val="007C325C"/>
    <w:rsid w:val="007C485B"/>
    <w:rsid w:val="007C7482"/>
    <w:rsid w:val="007D4A46"/>
    <w:rsid w:val="007D4CDD"/>
    <w:rsid w:val="007D5415"/>
    <w:rsid w:val="007D6C44"/>
    <w:rsid w:val="007D6FC2"/>
    <w:rsid w:val="007E48D8"/>
    <w:rsid w:val="007E4F3D"/>
    <w:rsid w:val="007E654A"/>
    <w:rsid w:val="007E7247"/>
    <w:rsid w:val="007F3D50"/>
    <w:rsid w:val="007F52EF"/>
    <w:rsid w:val="007F5A03"/>
    <w:rsid w:val="007F5AF1"/>
    <w:rsid w:val="007F6933"/>
    <w:rsid w:val="00800497"/>
    <w:rsid w:val="00802921"/>
    <w:rsid w:val="00803496"/>
    <w:rsid w:val="00803662"/>
    <w:rsid w:val="00803801"/>
    <w:rsid w:val="00810850"/>
    <w:rsid w:val="00814526"/>
    <w:rsid w:val="00815D5E"/>
    <w:rsid w:val="0082240A"/>
    <w:rsid w:val="00822E21"/>
    <w:rsid w:val="00827816"/>
    <w:rsid w:val="008325DB"/>
    <w:rsid w:val="00833788"/>
    <w:rsid w:val="008371B9"/>
    <w:rsid w:val="00842684"/>
    <w:rsid w:val="00851964"/>
    <w:rsid w:val="008528D3"/>
    <w:rsid w:val="0085423E"/>
    <w:rsid w:val="008552C0"/>
    <w:rsid w:val="0085770F"/>
    <w:rsid w:val="008578DC"/>
    <w:rsid w:val="00863530"/>
    <w:rsid w:val="00866C4F"/>
    <w:rsid w:val="00880365"/>
    <w:rsid w:val="00890BEF"/>
    <w:rsid w:val="0089129E"/>
    <w:rsid w:val="00893211"/>
    <w:rsid w:val="0089513B"/>
    <w:rsid w:val="00897FA6"/>
    <w:rsid w:val="008A2E55"/>
    <w:rsid w:val="008C0D92"/>
    <w:rsid w:val="008C0F2E"/>
    <w:rsid w:val="008C2B4E"/>
    <w:rsid w:val="008C32A4"/>
    <w:rsid w:val="008C3598"/>
    <w:rsid w:val="008C6D15"/>
    <w:rsid w:val="008D0C56"/>
    <w:rsid w:val="008D2876"/>
    <w:rsid w:val="008D325B"/>
    <w:rsid w:val="008E3079"/>
    <w:rsid w:val="008E589A"/>
    <w:rsid w:val="008F052D"/>
    <w:rsid w:val="008F4D1B"/>
    <w:rsid w:val="008F72A5"/>
    <w:rsid w:val="008F73FF"/>
    <w:rsid w:val="008F7C72"/>
    <w:rsid w:val="008F7F91"/>
    <w:rsid w:val="00900C13"/>
    <w:rsid w:val="0090116B"/>
    <w:rsid w:val="00902315"/>
    <w:rsid w:val="00902DD1"/>
    <w:rsid w:val="00906B76"/>
    <w:rsid w:val="00907CEF"/>
    <w:rsid w:val="0091058A"/>
    <w:rsid w:val="00916265"/>
    <w:rsid w:val="009170AF"/>
    <w:rsid w:val="009216B1"/>
    <w:rsid w:val="00922A2E"/>
    <w:rsid w:val="0092772F"/>
    <w:rsid w:val="009304B5"/>
    <w:rsid w:val="009332AA"/>
    <w:rsid w:val="0093559F"/>
    <w:rsid w:val="0093743B"/>
    <w:rsid w:val="00943ADB"/>
    <w:rsid w:val="00943F38"/>
    <w:rsid w:val="00952529"/>
    <w:rsid w:val="00956191"/>
    <w:rsid w:val="00962475"/>
    <w:rsid w:val="00971893"/>
    <w:rsid w:val="00973563"/>
    <w:rsid w:val="009814FD"/>
    <w:rsid w:val="009816F3"/>
    <w:rsid w:val="009826C2"/>
    <w:rsid w:val="00983E83"/>
    <w:rsid w:val="0099126D"/>
    <w:rsid w:val="00992146"/>
    <w:rsid w:val="009A0411"/>
    <w:rsid w:val="009A487F"/>
    <w:rsid w:val="009A56F1"/>
    <w:rsid w:val="009A75B2"/>
    <w:rsid w:val="009B27BB"/>
    <w:rsid w:val="009B4857"/>
    <w:rsid w:val="009C281C"/>
    <w:rsid w:val="009C77B7"/>
    <w:rsid w:val="009D47CC"/>
    <w:rsid w:val="009D4B26"/>
    <w:rsid w:val="009E397E"/>
    <w:rsid w:val="009E4621"/>
    <w:rsid w:val="009E48F2"/>
    <w:rsid w:val="009E4ED1"/>
    <w:rsid w:val="009E61E9"/>
    <w:rsid w:val="009E6C18"/>
    <w:rsid w:val="009F2FA7"/>
    <w:rsid w:val="009F53C7"/>
    <w:rsid w:val="00A0416F"/>
    <w:rsid w:val="00A062DE"/>
    <w:rsid w:val="00A10C1E"/>
    <w:rsid w:val="00A126B5"/>
    <w:rsid w:val="00A12B4A"/>
    <w:rsid w:val="00A148BD"/>
    <w:rsid w:val="00A149DC"/>
    <w:rsid w:val="00A150AF"/>
    <w:rsid w:val="00A17A4F"/>
    <w:rsid w:val="00A2083E"/>
    <w:rsid w:val="00A23DA7"/>
    <w:rsid w:val="00A276DD"/>
    <w:rsid w:val="00A3123D"/>
    <w:rsid w:val="00A331A4"/>
    <w:rsid w:val="00A33E17"/>
    <w:rsid w:val="00A35CBF"/>
    <w:rsid w:val="00A415BE"/>
    <w:rsid w:val="00A415E4"/>
    <w:rsid w:val="00A53B7C"/>
    <w:rsid w:val="00A549AA"/>
    <w:rsid w:val="00A65531"/>
    <w:rsid w:val="00A665F3"/>
    <w:rsid w:val="00A671B2"/>
    <w:rsid w:val="00A704CA"/>
    <w:rsid w:val="00A72D9C"/>
    <w:rsid w:val="00A739CB"/>
    <w:rsid w:val="00A7665C"/>
    <w:rsid w:val="00A829F0"/>
    <w:rsid w:val="00A835E0"/>
    <w:rsid w:val="00A8582D"/>
    <w:rsid w:val="00A86205"/>
    <w:rsid w:val="00A868EB"/>
    <w:rsid w:val="00A87B8D"/>
    <w:rsid w:val="00A917B2"/>
    <w:rsid w:val="00A975E6"/>
    <w:rsid w:val="00AB5366"/>
    <w:rsid w:val="00AB65AE"/>
    <w:rsid w:val="00AB6BFE"/>
    <w:rsid w:val="00AB7C74"/>
    <w:rsid w:val="00AC013D"/>
    <w:rsid w:val="00AC0368"/>
    <w:rsid w:val="00AC3735"/>
    <w:rsid w:val="00AC3884"/>
    <w:rsid w:val="00AC54DF"/>
    <w:rsid w:val="00AC569B"/>
    <w:rsid w:val="00AD1540"/>
    <w:rsid w:val="00AD2E42"/>
    <w:rsid w:val="00AE0000"/>
    <w:rsid w:val="00AE055D"/>
    <w:rsid w:val="00AE1470"/>
    <w:rsid w:val="00AE3130"/>
    <w:rsid w:val="00AF25F2"/>
    <w:rsid w:val="00AF4021"/>
    <w:rsid w:val="00AF44C0"/>
    <w:rsid w:val="00AF6554"/>
    <w:rsid w:val="00B01903"/>
    <w:rsid w:val="00B04485"/>
    <w:rsid w:val="00B12FB1"/>
    <w:rsid w:val="00B2480F"/>
    <w:rsid w:val="00B3542A"/>
    <w:rsid w:val="00B35997"/>
    <w:rsid w:val="00B37E88"/>
    <w:rsid w:val="00B42AC9"/>
    <w:rsid w:val="00B514AA"/>
    <w:rsid w:val="00B5205C"/>
    <w:rsid w:val="00B53B44"/>
    <w:rsid w:val="00B62759"/>
    <w:rsid w:val="00B65A04"/>
    <w:rsid w:val="00B678E4"/>
    <w:rsid w:val="00B86B15"/>
    <w:rsid w:val="00B90044"/>
    <w:rsid w:val="00B90216"/>
    <w:rsid w:val="00B9392E"/>
    <w:rsid w:val="00B956DE"/>
    <w:rsid w:val="00BA089C"/>
    <w:rsid w:val="00BA1136"/>
    <w:rsid w:val="00BA6D92"/>
    <w:rsid w:val="00BA7562"/>
    <w:rsid w:val="00BB1727"/>
    <w:rsid w:val="00BB3ADE"/>
    <w:rsid w:val="00BB78F8"/>
    <w:rsid w:val="00BC47AC"/>
    <w:rsid w:val="00BC6425"/>
    <w:rsid w:val="00BD1F9D"/>
    <w:rsid w:val="00BD656C"/>
    <w:rsid w:val="00BD6699"/>
    <w:rsid w:val="00BD7667"/>
    <w:rsid w:val="00BD7D35"/>
    <w:rsid w:val="00BE070C"/>
    <w:rsid w:val="00BE08FE"/>
    <w:rsid w:val="00BE54E7"/>
    <w:rsid w:val="00BE7820"/>
    <w:rsid w:val="00BF3566"/>
    <w:rsid w:val="00BF4122"/>
    <w:rsid w:val="00BF5102"/>
    <w:rsid w:val="00BF6FB4"/>
    <w:rsid w:val="00BF72E5"/>
    <w:rsid w:val="00C0508E"/>
    <w:rsid w:val="00C05D05"/>
    <w:rsid w:val="00C05FD3"/>
    <w:rsid w:val="00C070B5"/>
    <w:rsid w:val="00C072FE"/>
    <w:rsid w:val="00C11B55"/>
    <w:rsid w:val="00C151EC"/>
    <w:rsid w:val="00C165F6"/>
    <w:rsid w:val="00C2017A"/>
    <w:rsid w:val="00C21513"/>
    <w:rsid w:val="00C230ED"/>
    <w:rsid w:val="00C23747"/>
    <w:rsid w:val="00C30A45"/>
    <w:rsid w:val="00C33D0E"/>
    <w:rsid w:val="00C36328"/>
    <w:rsid w:val="00C3731A"/>
    <w:rsid w:val="00C37E57"/>
    <w:rsid w:val="00C4072E"/>
    <w:rsid w:val="00C51C38"/>
    <w:rsid w:val="00C55861"/>
    <w:rsid w:val="00C559AD"/>
    <w:rsid w:val="00C605EC"/>
    <w:rsid w:val="00C60CAD"/>
    <w:rsid w:val="00C64F93"/>
    <w:rsid w:val="00C74BEA"/>
    <w:rsid w:val="00C77944"/>
    <w:rsid w:val="00C81594"/>
    <w:rsid w:val="00C95525"/>
    <w:rsid w:val="00C972A0"/>
    <w:rsid w:val="00C975DE"/>
    <w:rsid w:val="00CA10F5"/>
    <w:rsid w:val="00CA1AA3"/>
    <w:rsid w:val="00CA414A"/>
    <w:rsid w:val="00CA4A09"/>
    <w:rsid w:val="00CA64FB"/>
    <w:rsid w:val="00CB0268"/>
    <w:rsid w:val="00CB38CE"/>
    <w:rsid w:val="00CB59E2"/>
    <w:rsid w:val="00CB6615"/>
    <w:rsid w:val="00CC4FFA"/>
    <w:rsid w:val="00CC6695"/>
    <w:rsid w:val="00CD045A"/>
    <w:rsid w:val="00CD200F"/>
    <w:rsid w:val="00CD68D5"/>
    <w:rsid w:val="00CE0442"/>
    <w:rsid w:val="00CE0ABA"/>
    <w:rsid w:val="00CE1B2E"/>
    <w:rsid w:val="00CE4066"/>
    <w:rsid w:val="00CE5955"/>
    <w:rsid w:val="00CE61D9"/>
    <w:rsid w:val="00CE680C"/>
    <w:rsid w:val="00CE74A5"/>
    <w:rsid w:val="00CE7598"/>
    <w:rsid w:val="00CF0316"/>
    <w:rsid w:val="00CF0E4F"/>
    <w:rsid w:val="00CF209B"/>
    <w:rsid w:val="00CF2E71"/>
    <w:rsid w:val="00CF5608"/>
    <w:rsid w:val="00CF654B"/>
    <w:rsid w:val="00D0048F"/>
    <w:rsid w:val="00D01151"/>
    <w:rsid w:val="00D05CDC"/>
    <w:rsid w:val="00D146B8"/>
    <w:rsid w:val="00D15DA8"/>
    <w:rsid w:val="00D15EB2"/>
    <w:rsid w:val="00D163ED"/>
    <w:rsid w:val="00D22CB8"/>
    <w:rsid w:val="00D244FE"/>
    <w:rsid w:val="00D24664"/>
    <w:rsid w:val="00D24792"/>
    <w:rsid w:val="00D331BB"/>
    <w:rsid w:val="00D33C9C"/>
    <w:rsid w:val="00D36CC6"/>
    <w:rsid w:val="00D4061F"/>
    <w:rsid w:val="00D40DC8"/>
    <w:rsid w:val="00D44A32"/>
    <w:rsid w:val="00D44FAF"/>
    <w:rsid w:val="00D478B5"/>
    <w:rsid w:val="00D51AF6"/>
    <w:rsid w:val="00D526C2"/>
    <w:rsid w:val="00D5370E"/>
    <w:rsid w:val="00D548FE"/>
    <w:rsid w:val="00D61563"/>
    <w:rsid w:val="00D6169C"/>
    <w:rsid w:val="00D6341C"/>
    <w:rsid w:val="00D7079F"/>
    <w:rsid w:val="00D76904"/>
    <w:rsid w:val="00D80EFB"/>
    <w:rsid w:val="00D84B3D"/>
    <w:rsid w:val="00D91FAC"/>
    <w:rsid w:val="00D93FD2"/>
    <w:rsid w:val="00D954C3"/>
    <w:rsid w:val="00DA009D"/>
    <w:rsid w:val="00DA01BD"/>
    <w:rsid w:val="00DA0F10"/>
    <w:rsid w:val="00DA1512"/>
    <w:rsid w:val="00DA66FC"/>
    <w:rsid w:val="00DB0E74"/>
    <w:rsid w:val="00DB1CA0"/>
    <w:rsid w:val="00DB631A"/>
    <w:rsid w:val="00DC7A5F"/>
    <w:rsid w:val="00DD087E"/>
    <w:rsid w:val="00DD212F"/>
    <w:rsid w:val="00DD7EFF"/>
    <w:rsid w:val="00DE1299"/>
    <w:rsid w:val="00DF2D25"/>
    <w:rsid w:val="00DF61FD"/>
    <w:rsid w:val="00E04722"/>
    <w:rsid w:val="00E07939"/>
    <w:rsid w:val="00E153DE"/>
    <w:rsid w:val="00E2182A"/>
    <w:rsid w:val="00E22088"/>
    <w:rsid w:val="00E22A11"/>
    <w:rsid w:val="00E23D54"/>
    <w:rsid w:val="00E36F99"/>
    <w:rsid w:val="00E42A19"/>
    <w:rsid w:val="00E45959"/>
    <w:rsid w:val="00E514D3"/>
    <w:rsid w:val="00E51F17"/>
    <w:rsid w:val="00E52F0A"/>
    <w:rsid w:val="00E531A4"/>
    <w:rsid w:val="00E536A0"/>
    <w:rsid w:val="00E54AC0"/>
    <w:rsid w:val="00E5516D"/>
    <w:rsid w:val="00E578D0"/>
    <w:rsid w:val="00E638FF"/>
    <w:rsid w:val="00E64E9F"/>
    <w:rsid w:val="00E651B0"/>
    <w:rsid w:val="00E71730"/>
    <w:rsid w:val="00E71765"/>
    <w:rsid w:val="00E7391B"/>
    <w:rsid w:val="00E762F8"/>
    <w:rsid w:val="00E84607"/>
    <w:rsid w:val="00E84784"/>
    <w:rsid w:val="00E84905"/>
    <w:rsid w:val="00E96569"/>
    <w:rsid w:val="00EA07ED"/>
    <w:rsid w:val="00EA0D32"/>
    <w:rsid w:val="00EA2DA3"/>
    <w:rsid w:val="00EA31CB"/>
    <w:rsid w:val="00EA65DE"/>
    <w:rsid w:val="00EB399B"/>
    <w:rsid w:val="00EB63A1"/>
    <w:rsid w:val="00EC159A"/>
    <w:rsid w:val="00EC1EA9"/>
    <w:rsid w:val="00EC23D9"/>
    <w:rsid w:val="00EC2F7B"/>
    <w:rsid w:val="00EC4513"/>
    <w:rsid w:val="00EC72F9"/>
    <w:rsid w:val="00ED0A36"/>
    <w:rsid w:val="00ED0C7E"/>
    <w:rsid w:val="00EE3074"/>
    <w:rsid w:val="00EF0BD7"/>
    <w:rsid w:val="00EF19F8"/>
    <w:rsid w:val="00EF3A59"/>
    <w:rsid w:val="00EF4095"/>
    <w:rsid w:val="00EF4125"/>
    <w:rsid w:val="00EF6412"/>
    <w:rsid w:val="00F0478C"/>
    <w:rsid w:val="00F05315"/>
    <w:rsid w:val="00F1142B"/>
    <w:rsid w:val="00F12040"/>
    <w:rsid w:val="00F12DD2"/>
    <w:rsid w:val="00F14275"/>
    <w:rsid w:val="00F16D0B"/>
    <w:rsid w:val="00F237CC"/>
    <w:rsid w:val="00F32C12"/>
    <w:rsid w:val="00F32F99"/>
    <w:rsid w:val="00F363D8"/>
    <w:rsid w:val="00F3707D"/>
    <w:rsid w:val="00F413DC"/>
    <w:rsid w:val="00F41AFE"/>
    <w:rsid w:val="00F50334"/>
    <w:rsid w:val="00F529D5"/>
    <w:rsid w:val="00F5419D"/>
    <w:rsid w:val="00F5558B"/>
    <w:rsid w:val="00F56E5C"/>
    <w:rsid w:val="00F669A1"/>
    <w:rsid w:val="00F70CAC"/>
    <w:rsid w:val="00F7707A"/>
    <w:rsid w:val="00F8007D"/>
    <w:rsid w:val="00F80F97"/>
    <w:rsid w:val="00F82095"/>
    <w:rsid w:val="00F92F3B"/>
    <w:rsid w:val="00FA0FBB"/>
    <w:rsid w:val="00FA1139"/>
    <w:rsid w:val="00FA2D36"/>
    <w:rsid w:val="00FA4E3F"/>
    <w:rsid w:val="00FA6272"/>
    <w:rsid w:val="00FA7D52"/>
    <w:rsid w:val="00FB2511"/>
    <w:rsid w:val="00FB4A8C"/>
    <w:rsid w:val="00FB4B8F"/>
    <w:rsid w:val="00FB7B8F"/>
    <w:rsid w:val="00FB7CC2"/>
    <w:rsid w:val="00FB7E05"/>
    <w:rsid w:val="00FC1A27"/>
    <w:rsid w:val="00FC3966"/>
    <w:rsid w:val="00FC7940"/>
    <w:rsid w:val="00FD3FE6"/>
    <w:rsid w:val="00FD4CA6"/>
    <w:rsid w:val="00FD7CC5"/>
    <w:rsid w:val="00FE1399"/>
    <w:rsid w:val="00FE776B"/>
    <w:rsid w:val="00FF104B"/>
    <w:rsid w:val="00FF3A0E"/>
    <w:rsid w:val="00FF3EA7"/>
    <w:rsid w:val="00FF5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6977"/>
    <o:shapelayout v:ext="edit">
      <o:idmap v:ext="edit" data="1"/>
    </o:shapelayout>
  </w:shapeDefaults>
  <w:decimalSymbol w:val=","/>
  <w:listSeparator w:val=";"/>
  <w14:docId w14:val="3A591D57"/>
  <w14:discardImageEditingData/>
  <w15:docId w15:val="{A5744E89-8EBE-4BDB-9A2A-14BF6E8A8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locked="1" w:semiHidden="1" w:unhideWhenUsed="1"/>
    <w:lsdException w:name="footnote text" w:semiHidden="1" w:unhideWhenUsed="1"/>
    <w:lsdException w:name="annotation text" w:locked="1" w:semiHidden="1" w:unhideWhenUsed="1"/>
    <w:lsdException w:name="header" w:semiHidden="1" w:unhideWhenUsed="1"/>
    <w:lsdException w:name="footer" w:semiHidden="1" w:unhideWhenUsed="1"/>
    <w:lsdException w:name="index heading" w:locked="1" w:semiHidden="1" w:unhideWhenUsed="1"/>
    <w:lsdException w:name="caption" w:locked="1" w:semiHidden="1" w:unhideWhenUsed="1" w:qFormat="1"/>
    <w:lsdException w:name="table of figures" w:locked="1" w:semiHidden="1" w:uiPriority="99" w:unhideWhenUsed="1"/>
    <w:lsdException w:name="envelope address" w:locked="1" w:semiHidden="1" w:unhideWhenUsed="1"/>
    <w:lsdException w:name="envelope return" w:locked="1" w:semiHidden="1" w:unhideWhenUsed="1"/>
    <w:lsdException w:name="footnote reference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/>
    <w:lsdException w:name="List 2" w:locked="1" w:semiHidden="1" w:unhideWhenUsed="1"/>
    <w:lsdException w:name="List 3" w:locked="1" w:semiHidden="1" w:unhideWhenUsed="1"/>
    <w:lsdException w:name="List 4" w:locked="1"/>
    <w:lsdException w:name="List 5" w:lock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qFormat="1"/>
    <w:lsdException w:name="Closing" w:locked="1" w:semiHidden="1" w:unhideWhenUsed="1"/>
    <w:lsdException w:name="Signature" w:locked="1" w:semiHidden="1" w:unhideWhenUsed="1"/>
    <w:lsdException w:name="Default Paragraph Font" w:semiHidden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qFormat="1"/>
    <w:lsdException w:name="Salutation" w:locked="1"/>
    <w:lsdException w:name="Body Text First Indent" w:lock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iPriority="99" w:unhideWhenUsed="1"/>
    <w:lsdException w:name="FollowedHyperlink" w:locked="1" w:semiHidden="1" w:unhideWhenUsed="1"/>
    <w:lsdException w:name="Strong" w:locked="1" w:qFormat="1"/>
    <w:lsdException w:name="Emphasis" w:locked="1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semiHidden="1" w:unhideWhenUsed="1"/>
    <w:lsdException w:name="HTML Bottom of Form" w:semiHidden="1" w:unhideWhenUsed="1"/>
    <w:lsdException w:name="Normal (Web)" w:locked="1" w:semiHidden="1" w:uiPriority="99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semiHidden="1" w:unhideWhenUsed="1"/>
    <w:lsdException w:name="annotation subject" w:locked="1" w:semiHidden="1" w:unhideWhenUsed="1"/>
    <w:lsdException w:name="No List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/>
    <w:lsdException w:name="Table Theme" w:locked="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20171D"/>
    <w:pPr>
      <w:spacing w:before="240" w:after="240"/>
      <w:jc w:val="both"/>
    </w:pPr>
    <w:rPr>
      <w:rFonts w:ascii="Hind Regular" w:hAnsi="Hind Regular"/>
      <w:sz w:val="22"/>
      <w:szCs w:val="24"/>
    </w:rPr>
  </w:style>
  <w:style w:type="paragraph" w:styleId="Cmsor1">
    <w:name w:val="heading 1"/>
    <w:basedOn w:val="Norml"/>
    <w:next w:val="Norml"/>
    <w:qFormat/>
    <w:locked/>
    <w:rsid w:val="0020171D"/>
    <w:pPr>
      <w:keepNext/>
      <w:spacing w:after="60"/>
      <w:outlineLvl w:val="0"/>
    </w:pPr>
    <w:rPr>
      <w:rFonts w:cs="Arial"/>
      <w:b/>
      <w:bCs/>
      <w:kern w:val="32"/>
      <w:sz w:val="32"/>
      <w:szCs w:val="32"/>
    </w:rPr>
  </w:style>
  <w:style w:type="paragraph" w:styleId="Cmsor2">
    <w:name w:val="heading 2"/>
    <w:basedOn w:val="Norml"/>
    <w:next w:val="Norml"/>
    <w:qFormat/>
    <w:locked/>
    <w:rsid w:val="0020171D"/>
    <w:pPr>
      <w:keepNext/>
      <w:spacing w:after="60"/>
      <w:outlineLvl w:val="1"/>
    </w:pPr>
    <w:rPr>
      <w:rFonts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qFormat/>
    <w:locked/>
    <w:rsid w:val="0020171D"/>
    <w:pPr>
      <w:keepNext/>
      <w:spacing w:after="60"/>
      <w:outlineLvl w:val="2"/>
    </w:pPr>
    <w:rPr>
      <w:rFonts w:cs="Arial"/>
      <w:b/>
      <w:bCs/>
      <w:sz w:val="26"/>
      <w:szCs w:val="26"/>
    </w:rPr>
  </w:style>
  <w:style w:type="paragraph" w:styleId="Cmsor4">
    <w:name w:val="heading 4"/>
    <w:basedOn w:val="Norml"/>
    <w:next w:val="Norml"/>
    <w:qFormat/>
    <w:locked/>
    <w:rsid w:val="0020171D"/>
    <w:pPr>
      <w:keepNext/>
      <w:spacing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Cmsor5">
    <w:name w:val="heading 5"/>
    <w:basedOn w:val="Norml"/>
    <w:next w:val="Norml"/>
    <w:qFormat/>
    <w:locked/>
    <w:rsid w:val="0020171D"/>
    <w:pPr>
      <w:spacing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link w:val="Cmsor6Char"/>
    <w:semiHidden/>
    <w:unhideWhenUsed/>
    <w:qFormat/>
    <w:locked/>
    <w:rsid w:val="0020171D"/>
    <w:pPr>
      <w:spacing w:after="60"/>
      <w:outlineLvl w:val="5"/>
    </w:pPr>
    <w:rPr>
      <w:rFonts w:ascii="Calibri" w:hAnsi="Calibri"/>
      <w:b/>
      <w:bCs/>
      <w:szCs w:val="22"/>
      <w:lang w:val="x-none" w:eastAsia="x-none"/>
    </w:rPr>
  </w:style>
  <w:style w:type="paragraph" w:styleId="Cmsor7">
    <w:name w:val="heading 7"/>
    <w:basedOn w:val="Norml"/>
    <w:next w:val="Norml"/>
    <w:link w:val="Cmsor7Char"/>
    <w:semiHidden/>
    <w:unhideWhenUsed/>
    <w:qFormat/>
    <w:locked/>
    <w:rsid w:val="0020171D"/>
    <w:pPr>
      <w:spacing w:after="60"/>
      <w:outlineLvl w:val="6"/>
    </w:pPr>
    <w:rPr>
      <w:rFonts w:ascii="Calibri" w:hAnsi="Calibri"/>
      <w:sz w:val="24"/>
      <w:lang w:val="x-none" w:eastAsia="x-none"/>
    </w:rPr>
  </w:style>
  <w:style w:type="paragraph" w:styleId="Cmsor8">
    <w:name w:val="heading 8"/>
    <w:basedOn w:val="Norml"/>
    <w:next w:val="Norml"/>
    <w:link w:val="Cmsor8Char"/>
    <w:semiHidden/>
    <w:unhideWhenUsed/>
    <w:qFormat/>
    <w:locked/>
    <w:rsid w:val="0020171D"/>
    <w:pPr>
      <w:spacing w:after="60"/>
      <w:outlineLvl w:val="7"/>
    </w:pPr>
    <w:rPr>
      <w:rFonts w:ascii="Calibri" w:hAnsi="Calibri"/>
      <w:i/>
      <w:iCs/>
      <w:sz w:val="24"/>
      <w:lang w:val="x-none" w:eastAsia="x-none"/>
    </w:rPr>
  </w:style>
  <w:style w:type="paragraph" w:styleId="Cmsor9">
    <w:name w:val="heading 9"/>
    <w:basedOn w:val="Norml"/>
    <w:next w:val="Norml"/>
    <w:link w:val="Cmsor9Char"/>
    <w:semiHidden/>
    <w:unhideWhenUsed/>
    <w:qFormat/>
    <w:locked/>
    <w:rsid w:val="0020171D"/>
    <w:pPr>
      <w:spacing w:after="60"/>
      <w:outlineLvl w:val="8"/>
    </w:pPr>
    <w:rPr>
      <w:rFonts w:ascii="Cambria" w:hAnsi="Cambria"/>
      <w:szCs w:val="22"/>
      <w:lang w:val="x-none" w:eastAsia="x-none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lfejfekv">
    <w:name w:val="Élőfej_fekvő"/>
    <w:basedOn w:val="lfej"/>
    <w:rsid w:val="0020171D"/>
    <w:pPr>
      <w:tabs>
        <w:tab w:val="clear" w:pos="4820"/>
        <w:tab w:val="clear" w:pos="9356"/>
        <w:tab w:val="center" w:pos="7371"/>
        <w:tab w:val="right" w:pos="14459"/>
      </w:tabs>
    </w:pPr>
  </w:style>
  <w:style w:type="paragraph" w:customStyle="1" w:styleId="llbfekv">
    <w:name w:val="Élőláb_fekvő"/>
    <w:basedOn w:val="llb"/>
    <w:rsid w:val="0020171D"/>
    <w:pPr>
      <w:tabs>
        <w:tab w:val="clear" w:pos="4536"/>
        <w:tab w:val="clear" w:pos="9356"/>
        <w:tab w:val="center" w:pos="7371"/>
        <w:tab w:val="right" w:pos="14459"/>
      </w:tabs>
    </w:pPr>
  </w:style>
  <w:style w:type="paragraph" w:customStyle="1" w:styleId="cm3">
    <w:name w:val="cím_3"/>
    <w:basedOn w:val="Norml"/>
    <w:next w:val="Norml"/>
    <w:rsid w:val="0020171D"/>
    <w:pPr>
      <w:numPr>
        <w:ilvl w:val="2"/>
        <w:numId w:val="53"/>
      </w:numPr>
    </w:pPr>
    <w:rPr>
      <w:smallCaps/>
      <w:spacing w:val="20"/>
      <w:szCs w:val="22"/>
    </w:rPr>
  </w:style>
  <w:style w:type="paragraph" w:customStyle="1" w:styleId="cm4">
    <w:name w:val="cím_4"/>
    <w:basedOn w:val="Norml"/>
    <w:next w:val="Norml"/>
    <w:rsid w:val="0020171D"/>
    <w:pPr>
      <w:numPr>
        <w:ilvl w:val="3"/>
        <w:numId w:val="53"/>
      </w:numPr>
    </w:pPr>
  </w:style>
  <w:style w:type="paragraph" w:customStyle="1" w:styleId="cm5">
    <w:name w:val="cím_5"/>
    <w:basedOn w:val="Norml"/>
    <w:next w:val="Norml"/>
    <w:rsid w:val="0020171D"/>
    <w:pPr>
      <w:numPr>
        <w:ilvl w:val="4"/>
        <w:numId w:val="53"/>
      </w:numPr>
    </w:pPr>
    <w:rPr>
      <w:rFonts w:eastAsia="Batang"/>
      <w:i/>
    </w:rPr>
  </w:style>
  <w:style w:type="paragraph" w:customStyle="1" w:styleId="cm2">
    <w:name w:val="cím_2"/>
    <w:basedOn w:val="Norml"/>
    <w:next w:val="Norml"/>
    <w:rsid w:val="0020171D"/>
    <w:pPr>
      <w:numPr>
        <w:ilvl w:val="1"/>
        <w:numId w:val="53"/>
      </w:numPr>
      <w:tabs>
        <w:tab w:val="left" w:pos="737"/>
      </w:tabs>
      <w:ind w:left="680"/>
    </w:pPr>
    <w:rPr>
      <w:b/>
      <w:smallCaps/>
      <w:spacing w:val="20"/>
      <w:sz w:val="26"/>
      <w:szCs w:val="26"/>
    </w:rPr>
  </w:style>
  <w:style w:type="paragraph" w:customStyle="1" w:styleId="felsorol">
    <w:name w:val="felsorol"/>
    <w:basedOn w:val="Norml"/>
    <w:rsid w:val="0020171D"/>
    <w:pPr>
      <w:numPr>
        <w:numId w:val="54"/>
      </w:numPr>
      <w:spacing w:before="120" w:after="120"/>
    </w:pPr>
  </w:style>
  <w:style w:type="paragraph" w:customStyle="1" w:styleId="felsorolcm">
    <w:name w:val="felsorol cím"/>
    <w:basedOn w:val="Norml"/>
    <w:rsid w:val="0020171D"/>
    <w:pPr>
      <w:spacing w:after="120"/>
    </w:pPr>
  </w:style>
  <w:style w:type="paragraph" w:customStyle="1" w:styleId="felirat">
    <w:name w:val="felirat"/>
    <w:basedOn w:val="Norml"/>
    <w:rsid w:val="0020171D"/>
    <w:rPr>
      <w:sz w:val="18"/>
      <w:szCs w:val="18"/>
    </w:rPr>
  </w:style>
  <w:style w:type="paragraph" w:customStyle="1" w:styleId="felsorol2">
    <w:name w:val="felsorol2"/>
    <w:basedOn w:val="Norml"/>
    <w:rsid w:val="0020171D"/>
    <w:pPr>
      <w:numPr>
        <w:numId w:val="56"/>
      </w:numPr>
      <w:spacing w:before="120" w:after="120"/>
    </w:pPr>
    <w:rPr>
      <w:szCs w:val="22"/>
    </w:rPr>
  </w:style>
  <w:style w:type="paragraph" w:customStyle="1" w:styleId="Cm1">
    <w:name w:val="Cím_1"/>
    <w:basedOn w:val="Norml"/>
    <w:next w:val="Norml"/>
    <w:rsid w:val="0020171D"/>
    <w:pPr>
      <w:numPr>
        <w:numId w:val="53"/>
      </w:numPr>
      <w:spacing w:before="0"/>
      <w:jc w:val="left"/>
    </w:pPr>
    <w:rPr>
      <w:b/>
      <w:smallCaps/>
      <w:spacing w:val="20"/>
      <w:sz w:val="28"/>
      <w:szCs w:val="28"/>
    </w:rPr>
  </w:style>
  <w:style w:type="paragraph" w:styleId="TJ1">
    <w:name w:val="toc 1"/>
    <w:basedOn w:val="Norml"/>
    <w:next w:val="Norml"/>
    <w:autoRedefine/>
    <w:uiPriority w:val="39"/>
    <w:rsid w:val="0020171D"/>
    <w:pPr>
      <w:tabs>
        <w:tab w:val="left" w:pos="658"/>
        <w:tab w:val="right" w:leader="dot" w:pos="9629"/>
      </w:tabs>
      <w:spacing w:before="120" w:after="120"/>
      <w:ind w:left="658" w:hanging="658"/>
      <w:jc w:val="left"/>
    </w:pPr>
    <w:rPr>
      <w:b/>
      <w:bCs/>
      <w:smallCaps/>
      <w:spacing w:val="20"/>
      <w:sz w:val="26"/>
      <w:szCs w:val="20"/>
    </w:rPr>
  </w:style>
  <w:style w:type="paragraph" w:styleId="TJ2">
    <w:name w:val="toc 2"/>
    <w:basedOn w:val="Norml"/>
    <w:next w:val="Norml"/>
    <w:autoRedefine/>
    <w:uiPriority w:val="39"/>
    <w:rsid w:val="0020171D"/>
    <w:pPr>
      <w:tabs>
        <w:tab w:val="left" w:pos="1200"/>
        <w:tab w:val="right" w:leader="dot" w:pos="9629"/>
      </w:tabs>
      <w:spacing w:before="120" w:after="120"/>
      <w:ind w:left="1202" w:hanging="981"/>
      <w:jc w:val="left"/>
    </w:pPr>
    <w:rPr>
      <w:b/>
      <w:smallCaps/>
      <w:spacing w:val="20"/>
      <w:sz w:val="24"/>
    </w:rPr>
  </w:style>
  <w:style w:type="paragraph" w:styleId="TJ3">
    <w:name w:val="toc 3"/>
    <w:basedOn w:val="Norml"/>
    <w:next w:val="Norml"/>
    <w:autoRedefine/>
    <w:uiPriority w:val="39"/>
    <w:rsid w:val="0020171D"/>
    <w:pPr>
      <w:tabs>
        <w:tab w:val="left" w:pos="1440"/>
        <w:tab w:val="right" w:leader="dot" w:pos="9629"/>
      </w:tabs>
      <w:spacing w:before="120" w:after="120"/>
      <w:ind w:left="1440" w:hanging="998"/>
      <w:jc w:val="left"/>
    </w:pPr>
    <w:rPr>
      <w:i/>
      <w:iCs/>
      <w:szCs w:val="20"/>
    </w:rPr>
  </w:style>
  <w:style w:type="paragraph" w:styleId="TJ4">
    <w:name w:val="toc 4"/>
    <w:basedOn w:val="Norml"/>
    <w:next w:val="Norml"/>
    <w:autoRedefine/>
    <w:uiPriority w:val="39"/>
    <w:rsid w:val="0020171D"/>
    <w:pPr>
      <w:tabs>
        <w:tab w:val="left" w:pos="1680"/>
        <w:tab w:val="right" w:leader="dot" w:pos="9629"/>
      </w:tabs>
      <w:spacing w:before="120" w:after="120"/>
      <w:ind w:left="1679" w:hanging="1021"/>
      <w:jc w:val="left"/>
    </w:pPr>
    <w:rPr>
      <w:sz w:val="20"/>
      <w:szCs w:val="18"/>
    </w:rPr>
  </w:style>
  <w:style w:type="paragraph" w:customStyle="1" w:styleId="elolapfejresz">
    <w:name w:val="elolap_fejresz"/>
    <w:basedOn w:val="Norml"/>
    <w:rsid w:val="0020171D"/>
    <w:pPr>
      <w:tabs>
        <w:tab w:val="left" w:pos="1418"/>
      </w:tabs>
      <w:spacing w:before="60" w:after="60"/>
    </w:pPr>
  </w:style>
  <w:style w:type="paragraph" w:customStyle="1" w:styleId="elolapfejcm">
    <w:name w:val="elolap_fej_cím"/>
    <w:basedOn w:val="elolapfejresz"/>
    <w:rsid w:val="0020171D"/>
    <w:pPr>
      <w:jc w:val="center"/>
    </w:pPr>
    <w:rPr>
      <w:b/>
      <w:caps/>
      <w:sz w:val="28"/>
      <w:szCs w:val="28"/>
    </w:rPr>
  </w:style>
  <w:style w:type="paragraph" w:customStyle="1" w:styleId="dokumentumcm">
    <w:name w:val="dokumentum_cím"/>
    <w:basedOn w:val="Norml"/>
    <w:rsid w:val="0020171D"/>
    <w:pPr>
      <w:spacing w:before="4800"/>
      <w:ind w:right="851"/>
      <w:jc w:val="center"/>
    </w:pPr>
    <w:rPr>
      <w:b/>
      <w:caps/>
      <w:sz w:val="52"/>
      <w:szCs w:val="52"/>
    </w:rPr>
  </w:style>
  <w:style w:type="paragraph" w:customStyle="1" w:styleId="Dokumentumalcm">
    <w:name w:val="Dokumentum_alcím"/>
    <w:basedOn w:val="Norml"/>
    <w:next w:val="Norml"/>
    <w:link w:val="DokumentumalcmChar"/>
    <w:rsid w:val="0020171D"/>
    <w:pPr>
      <w:spacing w:before="2600"/>
      <w:ind w:right="851"/>
      <w:jc w:val="center"/>
    </w:pPr>
    <w:rPr>
      <w:b/>
      <w:sz w:val="32"/>
      <w:lang w:val="x-none" w:eastAsia="x-none"/>
    </w:rPr>
  </w:style>
  <w:style w:type="paragraph" w:styleId="lfej">
    <w:name w:val="header"/>
    <w:basedOn w:val="Norml"/>
    <w:rsid w:val="0020171D"/>
    <w:pPr>
      <w:pBdr>
        <w:bottom w:val="single" w:sz="4" w:space="2" w:color="auto"/>
      </w:pBdr>
      <w:tabs>
        <w:tab w:val="center" w:pos="4820"/>
        <w:tab w:val="right" w:pos="9356"/>
      </w:tabs>
      <w:spacing w:before="0" w:after="40"/>
    </w:pPr>
    <w:rPr>
      <w:sz w:val="18"/>
    </w:rPr>
  </w:style>
  <w:style w:type="paragraph" w:styleId="llb">
    <w:name w:val="footer"/>
    <w:basedOn w:val="Norml"/>
    <w:rsid w:val="0020171D"/>
    <w:pPr>
      <w:pBdr>
        <w:top w:val="single" w:sz="4" w:space="2" w:color="auto"/>
      </w:pBdr>
      <w:tabs>
        <w:tab w:val="center" w:pos="4536"/>
        <w:tab w:val="right" w:pos="9356"/>
      </w:tabs>
      <w:spacing w:before="0" w:after="0"/>
    </w:pPr>
    <w:rPr>
      <w:sz w:val="18"/>
    </w:rPr>
  </w:style>
  <w:style w:type="character" w:styleId="Oldalszm">
    <w:name w:val="page number"/>
    <w:basedOn w:val="Bekezdsalapbettpusa"/>
    <w:rsid w:val="0020171D"/>
  </w:style>
  <w:style w:type="paragraph" w:customStyle="1" w:styleId="elolapfejkep">
    <w:name w:val="elolap_fej_kep"/>
    <w:basedOn w:val="elolapfejresz"/>
    <w:rsid w:val="0020171D"/>
    <w:pPr>
      <w:jc w:val="center"/>
    </w:pPr>
  </w:style>
  <w:style w:type="paragraph" w:customStyle="1" w:styleId="Tartalomcm">
    <w:name w:val="Tartalom_cím"/>
    <w:basedOn w:val="Norml"/>
    <w:next w:val="Norml"/>
    <w:rsid w:val="0020171D"/>
    <w:pPr>
      <w:spacing w:before="360"/>
      <w:jc w:val="center"/>
    </w:pPr>
    <w:rPr>
      <w:b/>
      <w:sz w:val="32"/>
    </w:rPr>
  </w:style>
  <w:style w:type="paragraph" w:customStyle="1" w:styleId="mdadatlapcm">
    <w:name w:val="mód_adatlap_cím"/>
    <w:basedOn w:val="Norml"/>
    <w:rsid w:val="0020171D"/>
    <w:pPr>
      <w:spacing w:before="480"/>
    </w:pPr>
    <w:rPr>
      <w:b/>
      <w:sz w:val="28"/>
    </w:rPr>
  </w:style>
  <w:style w:type="paragraph" w:customStyle="1" w:styleId="tblzatcme">
    <w:name w:val="táblázat_címe"/>
    <w:basedOn w:val="tblzat"/>
    <w:rsid w:val="0020171D"/>
    <w:pPr>
      <w:jc w:val="center"/>
    </w:pPr>
    <w:rPr>
      <w:b/>
    </w:rPr>
  </w:style>
  <w:style w:type="paragraph" w:customStyle="1" w:styleId="tblzat">
    <w:name w:val="táblázat"/>
    <w:basedOn w:val="Norml"/>
    <w:rsid w:val="0020171D"/>
    <w:pPr>
      <w:spacing w:before="40" w:after="40"/>
      <w:jc w:val="left"/>
    </w:pPr>
  </w:style>
  <w:style w:type="table" w:styleId="Rcsostblzat">
    <w:name w:val="Table Grid"/>
    <w:basedOn w:val="Normltblzat"/>
    <w:locked/>
    <w:rsid w:val="0020171D"/>
    <w:pPr>
      <w:spacing w:before="40" w:after="40"/>
      <w:jc w:val="both"/>
    </w:pPr>
    <w:rPr>
      <w:rFonts w:ascii="Arial" w:hAnsi="Arial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lblzatalcm">
    <w:name w:val="tálblázat_alcím"/>
    <w:basedOn w:val="tblzat"/>
    <w:rsid w:val="0020171D"/>
    <w:rPr>
      <w:b/>
      <w:i/>
    </w:rPr>
  </w:style>
  <w:style w:type="paragraph" w:customStyle="1" w:styleId="tblzatsszesen">
    <w:name w:val="táblázat_összesen"/>
    <w:basedOn w:val="tblzat"/>
    <w:rsid w:val="0020171D"/>
    <w:pPr>
      <w:jc w:val="right"/>
    </w:pPr>
  </w:style>
  <w:style w:type="character" w:styleId="Hiperhivatkozs">
    <w:name w:val="Hyperlink"/>
    <w:uiPriority w:val="99"/>
    <w:locked/>
    <w:rsid w:val="0020171D"/>
    <w:rPr>
      <w:color w:val="0000FF"/>
      <w:u w:val="single"/>
    </w:rPr>
  </w:style>
  <w:style w:type="paragraph" w:styleId="TJ5">
    <w:name w:val="toc 5"/>
    <w:basedOn w:val="Norml"/>
    <w:next w:val="Norml"/>
    <w:autoRedefine/>
    <w:semiHidden/>
    <w:rsid w:val="0020171D"/>
    <w:pPr>
      <w:tabs>
        <w:tab w:val="left" w:pos="1882"/>
        <w:tab w:val="right" w:leader="dot" w:pos="9629"/>
      </w:tabs>
      <w:spacing w:before="120" w:after="120"/>
      <w:ind w:left="1843" w:hanging="964"/>
      <w:jc w:val="left"/>
    </w:pPr>
    <w:rPr>
      <w:sz w:val="18"/>
      <w:szCs w:val="18"/>
    </w:rPr>
  </w:style>
  <w:style w:type="paragraph" w:customStyle="1" w:styleId="Dokvgedtum">
    <w:name w:val="Dokvége_dátum"/>
    <w:basedOn w:val="Norml"/>
    <w:rsid w:val="0020171D"/>
    <w:pPr>
      <w:spacing w:before="480"/>
    </w:pPr>
  </w:style>
  <w:style w:type="paragraph" w:customStyle="1" w:styleId="alrs">
    <w:name w:val="aláírás"/>
    <w:basedOn w:val="Norml"/>
    <w:rsid w:val="0020171D"/>
    <w:pPr>
      <w:tabs>
        <w:tab w:val="center" w:pos="2268"/>
        <w:tab w:val="center" w:pos="5103"/>
        <w:tab w:val="center" w:pos="7938"/>
      </w:tabs>
      <w:spacing w:before="960"/>
    </w:pPr>
  </w:style>
  <w:style w:type="paragraph" w:customStyle="1" w:styleId="mellklet1">
    <w:name w:val="melléklet_1"/>
    <w:basedOn w:val="Norml"/>
    <w:next w:val="Norml"/>
    <w:rsid w:val="0020171D"/>
    <w:pPr>
      <w:numPr>
        <w:numId w:val="64"/>
      </w:numPr>
    </w:pPr>
    <w:rPr>
      <w:b/>
      <w:smallCaps/>
      <w:spacing w:val="20"/>
      <w:sz w:val="28"/>
      <w:szCs w:val="28"/>
    </w:rPr>
  </w:style>
  <w:style w:type="paragraph" w:customStyle="1" w:styleId="vezutszama">
    <w:name w:val="vezut_szama"/>
    <w:basedOn w:val="Norml"/>
    <w:rsid w:val="0020171D"/>
    <w:pPr>
      <w:spacing w:before="3000" w:after="120"/>
      <w:jc w:val="center"/>
    </w:pPr>
    <w:rPr>
      <w:b/>
      <w:sz w:val="48"/>
    </w:rPr>
  </w:style>
  <w:style w:type="paragraph" w:customStyle="1" w:styleId="azonosito">
    <w:name w:val="azonosito"/>
    <w:basedOn w:val="Dokumentumalcm"/>
    <w:link w:val="azonositoChar"/>
    <w:rsid w:val="0020171D"/>
    <w:rPr>
      <w:sz w:val="40"/>
      <w:lang w:val="hu-HU" w:eastAsia="hu-HU"/>
    </w:rPr>
  </w:style>
  <w:style w:type="character" w:customStyle="1" w:styleId="DokumentumalcmChar">
    <w:name w:val="Dokumentum_alcím Char"/>
    <w:link w:val="Dokumentumalcm"/>
    <w:rsid w:val="0020171D"/>
    <w:rPr>
      <w:rFonts w:ascii="Hind Regular" w:hAnsi="Hind Regular"/>
      <w:b/>
      <w:sz w:val="32"/>
      <w:szCs w:val="24"/>
      <w:lang w:val="x-none" w:eastAsia="x-none"/>
    </w:rPr>
  </w:style>
  <w:style w:type="character" w:customStyle="1" w:styleId="azonositoChar">
    <w:name w:val="azonosito Char"/>
    <w:link w:val="azonosito"/>
    <w:rsid w:val="0020171D"/>
    <w:rPr>
      <w:rFonts w:ascii="Hind Regular" w:hAnsi="Hind Regular"/>
      <w:b/>
      <w:sz w:val="40"/>
      <w:szCs w:val="24"/>
    </w:rPr>
  </w:style>
  <w:style w:type="paragraph" w:customStyle="1" w:styleId="fogalmak">
    <w:name w:val="fogalmak"/>
    <w:basedOn w:val="Norml"/>
    <w:rsid w:val="0020171D"/>
    <w:pPr>
      <w:numPr>
        <w:numId w:val="63"/>
      </w:numPr>
    </w:pPr>
  </w:style>
  <w:style w:type="paragraph" w:customStyle="1" w:styleId="kiemels">
    <w:name w:val="kiemelés"/>
    <w:basedOn w:val="Norml"/>
    <w:link w:val="kiemelsChar"/>
    <w:rsid w:val="0020171D"/>
    <w:rPr>
      <w:b/>
    </w:rPr>
  </w:style>
  <w:style w:type="character" w:customStyle="1" w:styleId="kiemelsChar">
    <w:name w:val="kiemelés Char"/>
    <w:link w:val="kiemels"/>
    <w:rsid w:val="0020171D"/>
    <w:rPr>
      <w:rFonts w:ascii="Hind Regular" w:hAnsi="Hind Regular"/>
      <w:b/>
      <w:sz w:val="22"/>
      <w:szCs w:val="24"/>
    </w:rPr>
  </w:style>
  <w:style w:type="paragraph" w:customStyle="1" w:styleId="vezutalrs">
    <w:name w:val="vezut_aláírás"/>
    <w:basedOn w:val="alrs"/>
    <w:rsid w:val="0020171D"/>
    <w:pPr>
      <w:tabs>
        <w:tab w:val="clear" w:pos="2268"/>
        <w:tab w:val="clear" w:pos="5103"/>
        <w:tab w:val="center" w:pos="4536"/>
      </w:tabs>
      <w:spacing w:before="120" w:after="120"/>
    </w:pPr>
  </w:style>
  <w:style w:type="paragraph" w:customStyle="1" w:styleId="vezutalrpontsor">
    <w:name w:val="vezut_aláír_pontsor"/>
    <w:basedOn w:val="alrs"/>
    <w:rsid w:val="0020171D"/>
    <w:pPr>
      <w:tabs>
        <w:tab w:val="clear" w:pos="2268"/>
        <w:tab w:val="clear" w:pos="5103"/>
        <w:tab w:val="clear" w:pos="7938"/>
        <w:tab w:val="left" w:pos="3402"/>
        <w:tab w:val="left" w:leader="dot" w:pos="5670"/>
        <w:tab w:val="left" w:pos="6804"/>
        <w:tab w:val="left" w:leader="dot" w:pos="9072"/>
      </w:tabs>
      <w:spacing w:after="120"/>
    </w:pPr>
  </w:style>
  <w:style w:type="paragraph" w:customStyle="1" w:styleId="ellenjegyzo">
    <w:name w:val="ellenjegyzo"/>
    <w:basedOn w:val="vezutalrs"/>
    <w:rsid w:val="0020171D"/>
    <w:pPr>
      <w:tabs>
        <w:tab w:val="clear" w:pos="4536"/>
      </w:tabs>
      <w:spacing w:before="480"/>
    </w:pPr>
  </w:style>
  <w:style w:type="paragraph" w:customStyle="1" w:styleId="ellenjegyzopontsor">
    <w:name w:val="ellenjegyzo_pontsor"/>
    <w:basedOn w:val="ellenjegyzo"/>
    <w:rsid w:val="0020171D"/>
    <w:pPr>
      <w:tabs>
        <w:tab w:val="clear" w:pos="7938"/>
        <w:tab w:val="left" w:pos="6804"/>
        <w:tab w:val="left" w:leader="dot" w:pos="9072"/>
      </w:tabs>
    </w:pPr>
  </w:style>
  <w:style w:type="paragraph" w:customStyle="1" w:styleId="ellenjegyzonv">
    <w:name w:val="ellenjegyzo_név"/>
    <w:basedOn w:val="ellenjegyzo"/>
    <w:rsid w:val="0020171D"/>
    <w:pPr>
      <w:spacing w:before="120"/>
    </w:pPr>
  </w:style>
  <w:style w:type="paragraph" w:customStyle="1" w:styleId="tblzatfej">
    <w:name w:val="táblázat_fej"/>
    <w:basedOn w:val="tblzat"/>
    <w:rsid w:val="0020171D"/>
    <w:pPr>
      <w:jc w:val="center"/>
    </w:pPr>
  </w:style>
  <w:style w:type="paragraph" w:customStyle="1" w:styleId="braalrs">
    <w:name w:val="ábra_aláírás"/>
    <w:basedOn w:val="Kpalrs"/>
    <w:next w:val="Norml"/>
    <w:rsid w:val="0020171D"/>
    <w:pPr>
      <w:jc w:val="center"/>
    </w:pPr>
  </w:style>
  <w:style w:type="paragraph" w:styleId="Kpalrs">
    <w:name w:val="caption"/>
    <w:basedOn w:val="Norml"/>
    <w:next w:val="Norml"/>
    <w:qFormat/>
    <w:locked/>
    <w:rsid w:val="0020171D"/>
    <w:rPr>
      <w:b/>
      <w:bCs/>
      <w:sz w:val="20"/>
      <w:szCs w:val="20"/>
    </w:rPr>
  </w:style>
  <w:style w:type="paragraph" w:customStyle="1" w:styleId="felsorol3">
    <w:name w:val="felsorol3"/>
    <w:basedOn w:val="Norml"/>
    <w:rsid w:val="0020171D"/>
    <w:pPr>
      <w:numPr>
        <w:numId w:val="57"/>
      </w:numPr>
    </w:pPr>
  </w:style>
  <w:style w:type="paragraph" w:customStyle="1" w:styleId="tblzatalrs">
    <w:name w:val="táblázat aláírás"/>
    <w:basedOn w:val="Kpalrs"/>
    <w:next w:val="Norml"/>
    <w:rsid w:val="0020171D"/>
    <w:pPr>
      <w:jc w:val="center"/>
    </w:pPr>
  </w:style>
  <w:style w:type="paragraph" w:styleId="Szvegtrzs">
    <w:name w:val="Body Text"/>
    <w:basedOn w:val="Norml"/>
    <w:link w:val="SzvegtrzsChar"/>
    <w:locked/>
    <w:rsid w:val="0020171D"/>
    <w:pPr>
      <w:spacing w:before="0" w:after="120"/>
    </w:pPr>
    <w:rPr>
      <w:rFonts w:ascii="Verdana" w:hAnsi="Verdana"/>
      <w:spacing w:val="-6"/>
      <w:szCs w:val="22"/>
    </w:rPr>
  </w:style>
  <w:style w:type="character" w:customStyle="1" w:styleId="SzvegtrzsChar">
    <w:name w:val="Szövegtörzs Char"/>
    <w:link w:val="Szvegtrzs"/>
    <w:rsid w:val="0020171D"/>
    <w:rPr>
      <w:rFonts w:ascii="Verdana" w:hAnsi="Verdana"/>
      <w:spacing w:val="-6"/>
      <w:sz w:val="22"/>
      <w:szCs w:val="22"/>
    </w:rPr>
  </w:style>
  <w:style w:type="paragraph" w:customStyle="1" w:styleId="llbcmlap">
    <w:name w:val="élőláb_címlap"/>
    <w:basedOn w:val="llb"/>
    <w:rsid w:val="0020171D"/>
    <w:pPr>
      <w:pBdr>
        <w:top w:val="none" w:sz="0" w:space="0" w:color="auto"/>
      </w:pBdr>
      <w:tabs>
        <w:tab w:val="clear" w:pos="4536"/>
        <w:tab w:val="left" w:pos="3119"/>
        <w:tab w:val="left" w:pos="4395"/>
        <w:tab w:val="left" w:pos="6120"/>
        <w:tab w:val="left" w:pos="7797"/>
      </w:tabs>
      <w:spacing w:after="120"/>
    </w:pPr>
    <w:rPr>
      <w:szCs w:val="16"/>
    </w:rPr>
  </w:style>
  <w:style w:type="paragraph" w:customStyle="1" w:styleId="llbckp">
    <w:name w:val="élőláb_c_kép"/>
    <w:basedOn w:val="llbcmlap"/>
    <w:rsid w:val="0020171D"/>
    <w:pPr>
      <w:spacing w:after="0"/>
      <w:jc w:val="center"/>
    </w:pPr>
  </w:style>
  <w:style w:type="paragraph" w:customStyle="1" w:styleId="lfejcmlap">
    <w:name w:val="Élőfej_címlap"/>
    <w:basedOn w:val="lfej"/>
    <w:rsid w:val="0020171D"/>
    <w:pPr>
      <w:pBdr>
        <w:bottom w:val="none" w:sz="0" w:space="0" w:color="auto"/>
      </w:pBdr>
    </w:pPr>
  </w:style>
  <w:style w:type="paragraph" w:customStyle="1" w:styleId="elolapokkiemel">
    <w:name w:val="elolapok_kiemel"/>
    <w:basedOn w:val="Norml"/>
    <w:next w:val="Norml"/>
    <w:rsid w:val="0020171D"/>
    <w:pPr>
      <w:spacing w:before="720"/>
      <w:jc w:val="center"/>
    </w:pPr>
    <w:rPr>
      <w:b/>
    </w:rPr>
  </w:style>
  <w:style w:type="paragraph" w:customStyle="1" w:styleId="szerzok">
    <w:name w:val="szerzok"/>
    <w:basedOn w:val="Norml"/>
    <w:next w:val="Norml"/>
    <w:rsid w:val="0020171D"/>
    <w:pPr>
      <w:jc w:val="center"/>
    </w:pPr>
  </w:style>
  <w:style w:type="paragraph" w:customStyle="1" w:styleId="elvalsztovonal">
    <w:name w:val="elvalszto_vonal"/>
    <w:basedOn w:val="szerzok"/>
    <w:next w:val="Norml"/>
    <w:rsid w:val="0020171D"/>
    <w:pPr>
      <w:spacing w:before="600" w:after="600"/>
    </w:pPr>
  </w:style>
  <w:style w:type="paragraph" w:customStyle="1" w:styleId="idzet">
    <w:name w:val="idézet"/>
    <w:basedOn w:val="Norml"/>
    <w:rsid w:val="0020171D"/>
    <w:rPr>
      <w:i/>
    </w:rPr>
  </w:style>
  <w:style w:type="paragraph" w:customStyle="1" w:styleId="adatok">
    <w:name w:val="adatok"/>
    <w:basedOn w:val="Norml"/>
    <w:rsid w:val="0020171D"/>
    <w:pPr>
      <w:tabs>
        <w:tab w:val="left" w:pos="3969"/>
      </w:tabs>
      <w:spacing w:before="480" w:after="480"/>
    </w:pPr>
  </w:style>
  <w:style w:type="paragraph" w:customStyle="1" w:styleId="lfejfekvA3">
    <w:name w:val="Élőfej_fekvő_A3"/>
    <w:basedOn w:val="lfejfekv"/>
    <w:rsid w:val="0020171D"/>
    <w:pPr>
      <w:tabs>
        <w:tab w:val="clear" w:pos="7371"/>
        <w:tab w:val="clear" w:pos="14459"/>
        <w:tab w:val="center" w:pos="10773"/>
        <w:tab w:val="right" w:pos="21263"/>
      </w:tabs>
    </w:pPr>
  </w:style>
  <w:style w:type="paragraph" w:customStyle="1" w:styleId="llbfekvA3">
    <w:name w:val="Élőláb_fekvő_A3"/>
    <w:basedOn w:val="llbfekv"/>
    <w:rsid w:val="0020171D"/>
    <w:pPr>
      <w:tabs>
        <w:tab w:val="clear" w:pos="7371"/>
        <w:tab w:val="clear" w:pos="14459"/>
        <w:tab w:val="center" w:pos="10773"/>
        <w:tab w:val="right" w:pos="21263"/>
      </w:tabs>
    </w:pPr>
  </w:style>
  <w:style w:type="paragraph" w:customStyle="1" w:styleId="szmoz1">
    <w:name w:val="számoz_1"/>
    <w:basedOn w:val="Norml"/>
    <w:rsid w:val="0020171D"/>
    <w:pPr>
      <w:numPr>
        <w:numId w:val="65"/>
      </w:numPr>
    </w:pPr>
  </w:style>
  <w:style w:type="paragraph" w:customStyle="1" w:styleId="szmoz1kiemel">
    <w:name w:val="számoz_1_kiemel"/>
    <w:basedOn w:val="szmoz1"/>
    <w:rsid w:val="0020171D"/>
    <w:pPr>
      <w:numPr>
        <w:numId w:val="0"/>
      </w:numPr>
    </w:pPr>
    <w:rPr>
      <w:b/>
    </w:rPr>
  </w:style>
  <w:style w:type="character" w:customStyle="1" w:styleId="szkiemeldlt">
    <w:name w:val="szókiemel_dőlt"/>
    <w:rsid w:val="0020171D"/>
    <w:rPr>
      <w:i/>
    </w:rPr>
  </w:style>
  <w:style w:type="character" w:customStyle="1" w:styleId="szkiemelfd">
    <w:name w:val="szókiemel_fd"/>
    <w:rsid w:val="0020171D"/>
    <w:rPr>
      <w:b/>
      <w:i/>
    </w:rPr>
  </w:style>
  <w:style w:type="character" w:customStyle="1" w:styleId="szkiemelflkvr">
    <w:name w:val="szókiemel_félkövér"/>
    <w:rsid w:val="0020171D"/>
    <w:rPr>
      <w:b/>
    </w:rPr>
  </w:style>
  <w:style w:type="character" w:customStyle="1" w:styleId="szkiemelszn">
    <w:name w:val="szókiemel_szín"/>
    <w:rsid w:val="0020171D"/>
    <w:rPr>
      <w:bdr w:val="none" w:sz="0" w:space="0" w:color="auto"/>
      <w:shd w:val="clear" w:color="auto" w:fill="FFFF00"/>
    </w:rPr>
  </w:style>
  <w:style w:type="table" w:customStyle="1" w:styleId="Tblavonallal">
    <w:name w:val="Tábla_vonallal"/>
    <w:basedOn w:val="Normltblzat"/>
    <w:rsid w:val="002017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</w:style>
  <w:style w:type="table" w:customStyle="1" w:styleId="Tblavonalnelkul">
    <w:name w:val="Tábla_vonalnelkul"/>
    <w:basedOn w:val="Rcsostblzat"/>
    <w:rsid w:val="0020171D"/>
    <w:pPr>
      <w:spacing w:before="0" w:after="0"/>
      <w:jc w:val="left"/>
    </w:pPr>
    <w:rPr>
      <w:sz w:val="20"/>
    </w:rPr>
    <w:tblPr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cPr>
      <w:vAlign w:val="center"/>
    </w:tcPr>
  </w:style>
  <w:style w:type="character" w:customStyle="1" w:styleId="szkiemeltrlse">
    <w:name w:val="szókiemel_törlése"/>
    <w:basedOn w:val="Bekezdsalapbettpusa"/>
    <w:rsid w:val="0020171D"/>
  </w:style>
  <w:style w:type="paragraph" w:customStyle="1" w:styleId="felsorolbetu">
    <w:name w:val="felsorol_betu"/>
    <w:basedOn w:val="Norml"/>
    <w:rsid w:val="0020171D"/>
    <w:pPr>
      <w:numPr>
        <w:numId w:val="55"/>
      </w:numPr>
      <w:spacing w:before="0" w:after="120"/>
    </w:pPr>
  </w:style>
  <w:style w:type="character" w:styleId="Lbjegyzet-hivatkozs">
    <w:name w:val="footnote reference"/>
    <w:semiHidden/>
    <w:rsid w:val="0020171D"/>
    <w:rPr>
      <w:vertAlign w:val="superscript"/>
    </w:rPr>
  </w:style>
  <w:style w:type="paragraph" w:styleId="Lbjegyzetszveg">
    <w:name w:val="footnote text"/>
    <w:basedOn w:val="Norml"/>
    <w:semiHidden/>
    <w:rsid w:val="0020171D"/>
    <w:pPr>
      <w:spacing w:before="0"/>
    </w:pPr>
    <w:rPr>
      <w:sz w:val="20"/>
      <w:szCs w:val="20"/>
    </w:rPr>
  </w:style>
  <w:style w:type="paragraph" w:customStyle="1" w:styleId="tblzat2">
    <w:name w:val="táblázat_2"/>
    <w:basedOn w:val="tblzat"/>
    <w:rsid w:val="003F0D29"/>
    <w:pPr>
      <w:spacing w:line="180" w:lineRule="exact"/>
    </w:pPr>
    <w:rPr>
      <w:sz w:val="18"/>
    </w:rPr>
  </w:style>
  <w:style w:type="paragraph" w:customStyle="1" w:styleId="szerzodes1">
    <w:name w:val="szerzodes_1"/>
    <w:basedOn w:val="Norml"/>
    <w:next w:val="Norml"/>
    <w:rsid w:val="0020171D"/>
    <w:pPr>
      <w:numPr>
        <w:numId w:val="75"/>
      </w:numPr>
    </w:pPr>
    <w:rPr>
      <w:b/>
    </w:rPr>
  </w:style>
  <w:style w:type="paragraph" w:customStyle="1" w:styleId="szerzodes2">
    <w:name w:val="szerzodes_2"/>
    <w:basedOn w:val="Norml"/>
    <w:rsid w:val="0020171D"/>
    <w:pPr>
      <w:numPr>
        <w:ilvl w:val="1"/>
        <w:numId w:val="75"/>
      </w:numPr>
    </w:pPr>
  </w:style>
  <w:style w:type="paragraph" w:customStyle="1" w:styleId="szerzodes3">
    <w:name w:val="szerzodes_3"/>
    <w:basedOn w:val="Norml"/>
    <w:rsid w:val="0020171D"/>
    <w:pPr>
      <w:numPr>
        <w:ilvl w:val="2"/>
        <w:numId w:val="75"/>
      </w:numPr>
      <w:spacing w:before="0" w:after="60"/>
    </w:pPr>
  </w:style>
  <w:style w:type="paragraph" w:customStyle="1" w:styleId="szerzodes4">
    <w:name w:val="szerzodes_4"/>
    <w:basedOn w:val="Norml"/>
    <w:rsid w:val="0020171D"/>
    <w:pPr>
      <w:numPr>
        <w:ilvl w:val="3"/>
        <w:numId w:val="75"/>
      </w:numPr>
      <w:spacing w:before="0" w:after="60"/>
    </w:pPr>
  </w:style>
  <w:style w:type="paragraph" w:customStyle="1" w:styleId="szerzodes5">
    <w:name w:val="szerzodes_5"/>
    <w:basedOn w:val="Norml"/>
    <w:rsid w:val="0020171D"/>
    <w:pPr>
      <w:numPr>
        <w:ilvl w:val="4"/>
        <w:numId w:val="75"/>
      </w:numPr>
      <w:spacing w:before="0" w:after="60"/>
    </w:pPr>
  </w:style>
  <w:style w:type="paragraph" w:styleId="brajegyzk">
    <w:name w:val="table of figures"/>
    <w:basedOn w:val="Norml"/>
    <w:next w:val="Norml"/>
    <w:uiPriority w:val="99"/>
    <w:locked/>
    <w:rsid w:val="009216B1"/>
    <w:pPr>
      <w:spacing w:before="120" w:after="120"/>
    </w:pPr>
  </w:style>
  <w:style w:type="paragraph" w:styleId="Alrs0">
    <w:name w:val="Signature"/>
    <w:basedOn w:val="Norml"/>
    <w:link w:val="AlrsChar"/>
    <w:locked/>
    <w:rsid w:val="0020171D"/>
    <w:pPr>
      <w:ind w:left="4252"/>
    </w:pPr>
    <w:rPr>
      <w:lang w:val="x-none" w:eastAsia="x-none"/>
    </w:rPr>
  </w:style>
  <w:style w:type="character" w:customStyle="1" w:styleId="AlrsChar">
    <w:name w:val="Aláírás Char"/>
    <w:link w:val="Alrs0"/>
    <w:rsid w:val="0020171D"/>
    <w:rPr>
      <w:rFonts w:ascii="Hind Regular" w:hAnsi="Hind Regular"/>
      <w:sz w:val="22"/>
      <w:szCs w:val="24"/>
      <w:lang w:val="x-none" w:eastAsia="x-none"/>
    </w:rPr>
  </w:style>
  <w:style w:type="paragraph" w:styleId="Alcm">
    <w:name w:val="Subtitle"/>
    <w:basedOn w:val="Norml"/>
    <w:next w:val="Norml"/>
    <w:link w:val="AlcmChar"/>
    <w:qFormat/>
    <w:locked/>
    <w:rsid w:val="0020171D"/>
    <w:pPr>
      <w:spacing w:after="60"/>
      <w:jc w:val="center"/>
      <w:outlineLvl w:val="1"/>
    </w:pPr>
    <w:rPr>
      <w:rFonts w:ascii="Cambria" w:hAnsi="Cambria"/>
      <w:sz w:val="24"/>
      <w:lang w:val="x-none" w:eastAsia="x-none"/>
    </w:rPr>
  </w:style>
  <w:style w:type="character" w:customStyle="1" w:styleId="AlcmChar">
    <w:name w:val="Alcím Char"/>
    <w:link w:val="Alcm"/>
    <w:rsid w:val="0020171D"/>
    <w:rPr>
      <w:rFonts w:ascii="Cambria" w:hAnsi="Cambria"/>
      <w:sz w:val="24"/>
      <w:szCs w:val="24"/>
      <w:lang w:val="x-none" w:eastAsia="x-none"/>
    </w:rPr>
  </w:style>
  <w:style w:type="paragraph" w:styleId="Befejezs">
    <w:name w:val="Closing"/>
    <w:basedOn w:val="Norml"/>
    <w:link w:val="BefejezsChar"/>
    <w:locked/>
    <w:rsid w:val="0020171D"/>
    <w:pPr>
      <w:ind w:left="4252"/>
    </w:pPr>
    <w:rPr>
      <w:lang w:val="x-none" w:eastAsia="x-none"/>
    </w:rPr>
  </w:style>
  <w:style w:type="character" w:customStyle="1" w:styleId="BefejezsChar">
    <w:name w:val="Befejezés Char"/>
    <w:link w:val="Befejezs"/>
    <w:rsid w:val="0020171D"/>
    <w:rPr>
      <w:rFonts w:ascii="Hind Regular" w:hAnsi="Hind Regular"/>
      <w:sz w:val="22"/>
      <w:szCs w:val="24"/>
      <w:lang w:val="x-none" w:eastAsia="x-none"/>
    </w:rPr>
  </w:style>
  <w:style w:type="paragraph" w:styleId="Bortkcm">
    <w:name w:val="envelope address"/>
    <w:basedOn w:val="Norml"/>
    <w:locked/>
    <w:rsid w:val="0020171D"/>
    <w:pPr>
      <w:framePr w:w="7920" w:h="1980" w:hRule="exact" w:hSpace="141" w:wrap="auto" w:hAnchor="page" w:xAlign="center" w:yAlign="bottom"/>
      <w:ind w:left="2880"/>
    </w:pPr>
    <w:rPr>
      <w:rFonts w:ascii="Cambria" w:hAnsi="Cambria"/>
      <w:sz w:val="24"/>
    </w:rPr>
  </w:style>
  <w:style w:type="paragraph" w:styleId="Buborkszveg">
    <w:name w:val="Balloon Text"/>
    <w:basedOn w:val="Norml"/>
    <w:link w:val="BuborkszvegChar"/>
    <w:locked/>
    <w:rsid w:val="0020171D"/>
    <w:pPr>
      <w:spacing w:before="0" w:after="0"/>
    </w:pPr>
    <w:rPr>
      <w:rFonts w:ascii="Tahoma" w:hAnsi="Tahoma"/>
      <w:sz w:val="16"/>
      <w:szCs w:val="16"/>
      <w:lang w:val="x-none" w:eastAsia="x-none"/>
    </w:rPr>
  </w:style>
  <w:style w:type="character" w:customStyle="1" w:styleId="BuborkszvegChar">
    <w:name w:val="Buborékszöveg Char"/>
    <w:link w:val="Buborkszveg"/>
    <w:rsid w:val="0020171D"/>
    <w:rPr>
      <w:rFonts w:ascii="Tahoma" w:hAnsi="Tahoma"/>
      <w:sz w:val="16"/>
      <w:szCs w:val="16"/>
      <w:lang w:val="x-none" w:eastAsia="x-none"/>
    </w:rPr>
  </w:style>
  <w:style w:type="paragraph" w:styleId="Cm">
    <w:name w:val="Title"/>
    <w:basedOn w:val="Norml"/>
    <w:next w:val="Norml"/>
    <w:link w:val="CmChar"/>
    <w:qFormat/>
    <w:locked/>
    <w:rsid w:val="0020171D"/>
    <w:pPr>
      <w:spacing w:after="60"/>
      <w:jc w:val="center"/>
      <w:outlineLvl w:val="0"/>
    </w:pPr>
    <w:rPr>
      <w:rFonts w:ascii="Cambria" w:hAnsi="Cambria"/>
      <w:b/>
      <w:bCs/>
      <w:kern w:val="28"/>
      <w:sz w:val="32"/>
      <w:szCs w:val="32"/>
      <w:lang w:val="x-none" w:eastAsia="x-none"/>
    </w:rPr>
  </w:style>
  <w:style w:type="character" w:customStyle="1" w:styleId="CmChar">
    <w:name w:val="Cím Char"/>
    <w:link w:val="Cm"/>
    <w:rsid w:val="0020171D"/>
    <w:rPr>
      <w:rFonts w:ascii="Cambria" w:hAnsi="Cambria"/>
      <w:b/>
      <w:bCs/>
      <w:kern w:val="28"/>
      <w:sz w:val="32"/>
      <w:szCs w:val="32"/>
      <w:lang w:val="x-none" w:eastAsia="x-none"/>
    </w:rPr>
  </w:style>
  <w:style w:type="character" w:customStyle="1" w:styleId="Cmsor6Char">
    <w:name w:val="Címsor 6 Char"/>
    <w:link w:val="Cmsor6"/>
    <w:semiHidden/>
    <w:rsid w:val="0020171D"/>
    <w:rPr>
      <w:rFonts w:ascii="Calibri" w:hAnsi="Calibri"/>
      <w:b/>
      <w:bCs/>
      <w:sz w:val="22"/>
      <w:szCs w:val="22"/>
      <w:lang w:val="x-none" w:eastAsia="x-none"/>
    </w:rPr>
  </w:style>
  <w:style w:type="character" w:customStyle="1" w:styleId="Cmsor7Char">
    <w:name w:val="Címsor 7 Char"/>
    <w:link w:val="Cmsor7"/>
    <w:semiHidden/>
    <w:rsid w:val="0020171D"/>
    <w:rPr>
      <w:rFonts w:ascii="Calibri" w:hAnsi="Calibri"/>
      <w:sz w:val="24"/>
      <w:szCs w:val="24"/>
      <w:lang w:val="x-none" w:eastAsia="x-none"/>
    </w:rPr>
  </w:style>
  <w:style w:type="character" w:customStyle="1" w:styleId="Cmsor8Char">
    <w:name w:val="Címsor 8 Char"/>
    <w:link w:val="Cmsor8"/>
    <w:semiHidden/>
    <w:rsid w:val="0020171D"/>
    <w:rPr>
      <w:rFonts w:ascii="Calibri" w:hAnsi="Calibri"/>
      <w:i/>
      <w:iCs/>
      <w:sz w:val="24"/>
      <w:szCs w:val="24"/>
      <w:lang w:val="x-none" w:eastAsia="x-none"/>
    </w:rPr>
  </w:style>
  <w:style w:type="character" w:customStyle="1" w:styleId="Cmsor9Char">
    <w:name w:val="Címsor 9 Char"/>
    <w:link w:val="Cmsor9"/>
    <w:semiHidden/>
    <w:rsid w:val="0020171D"/>
    <w:rPr>
      <w:rFonts w:ascii="Cambria" w:hAnsi="Cambria"/>
      <w:sz w:val="22"/>
      <w:szCs w:val="22"/>
      <w:lang w:val="x-none" w:eastAsia="x-none"/>
    </w:rPr>
  </w:style>
  <w:style w:type="paragraph" w:styleId="Csakszveg">
    <w:name w:val="Plain Text"/>
    <w:basedOn w:val="Norml"/>
    <w:link w:val="CsakszvegChar"/>
    <w:locked/>
    <w:rsid w:val="0020171D"/>
    <w:rPr>
      <w:rFonts w:ascii="Courier New" w:hAnsi="Courier New"/>
      <w:sz w:val="20"/>
      <w:szCs w:val="20"/>
      <w:lang w:val="x-none" w:eastAsia="x-none"/>
    </w:rPr>
  </w:style>
  <w:style w:type="character" w:customStyle="1" w:styleId="CsakszvegChar">
    <w:name w:val="Csak szöveg Char"/>
    <w:link w:val="Csakszveg"/>
    <w:rsid w:val="0020171D"/>
    <w:rPr>
      <w:rFonts w:ascii="Courier New" w:hAnsi="Courier New"/>
      <w:lang w:val="x-none" w:eastAsia="x-none"/>
    </w:rPr>
  </w:style>
  <w:style w:type="paragraph" w:styleId="Dtum">
    <w:name w:val="Date"/>
    <w:basedOn w:val="Norml"/>
    <w:next w:val="Norml"/>
    <w:link w:val="DtumChar"/>
    <w:rsid w:val="0020171D"/>
    <w:rPr>
      <w:lang w:val="x-none" w:eastAsia="x-none"/>
    </w:rPr>
  </w:style>
  <w:style w:type="character" w:customStyle="1" w:styleId="DtumChar">
    <w:name w:val="Dátum Char"/>
    <w:link w:val="Dtum"/>
    <w:rsid w:val="0020171D"/>
    <w:rPr>
      <w:rFonts w:ascii="Hind Regular" w:hAnsi="Hind Regular"/>
      <w:sz w:val="22"/>
      <w:szCs w:val="24"/>
      <w:lang w:val="x-none" w:eastAsia="x-none"/>
    </w:rPr>
  </w:style>
  <w:style w:type="paragraph" w:styleId="Dokumentumtrkp">
    <w:name w:val="Document Map"/>
    <w:basedOn w:val="Norml"/>
    <w:link w:val="DokumentumtrkpChar"/>
    <w:locked/>
    <w:rsid w:val="0020171D"/>
    <w:rPr>
      <w:rFonts w:ascii="Tahoma" w:hAnsi="Tahoma"/>
      <w:sz w:val="16"/>
      <w:szCs w:val="16"/>
      <w:lang w:val="x-none" w:eastAsia="x-none"/>
    </w:rPr>
  </w:style>
  <w:style w:type="character" w:customStyle="1" w:styleId="DokumentumtrkpChar">
    <w:name w:val="Dokumentumtérkép Char"/>
    <w:link w:val="Dokumentumtrkp"/>
    <w:rsid w:val="0020171D"/>
    <w:rPr>
      <w:rFonts w:ascii="Tahoma" w:hAnsi="Tahoma"/>
      <w:sz w:val="16"/>
      <w:szCs w:val="16"/>
      <w:lang w:val="x-none" w:eastAsia="x-none"/>
    </w:rPr>
  </w:style>
  <w:style w:type="paragraph" w:styleId="E-mailalrsa">
    <w:name w:val="E-mail Signature"/>
    <w:basedOn w:val="Norml"/>
    <w:link w:val="E-mailalrsaChar"/>
    <w:locked/>
    <w:rsid w:val="0020171D"/>
    <w:rPr>
      <w:lang w:val="x-none" w:eastAsia="x-none"/>
    </w:rPr>
  </w:style>
  <w:style w:type="character" w:customStyle="1" w:styleId="E-mailalrsaChar">
    <w:name w:val="E-mail aláírása Char"/>
    <w:link w:val="E-mailalrsa"/>
    <w:rsid w:val="0020171D"/>
    <w:rPr>
      <w:rFonts w:ascii="Hind Regular" w:hAnsi="Hind Regular"/>
      <w:sz w:val="22"/>
      <w:szCs w:val="24"/>
      <w:lang w:val="x-none" w:eastAsia="x-none"/>
    </w:rPr>
  </w:style>
  <w:style w:type="paragraph" w:styleId="Feladcmebortkon">
    <w:name w:val="envelope return"/>
    <w:basedOn w:val="Norml"/>
    <w:locked/>
    <w:rsid w:val="0020171D"/>
    <w:rPr>
      <w:rFonts w:ascii="Cambria" w:hAnsi="Cambria"/>
      <w:sz w:val="20"/>
      <w:szCs w:val="20"/>
    </w:rPr>
  </w:style>
  <w:style w:type="paragraph" w:styleId="Felsorols">
    <w:name w:val="List Bullet"/>
    <w:basedOn w:val="Norml"/>
    <w:locked/>
    <w:rsid w:val="0020171D"/>
    <w:pPr>
      <w:numPr>
        <w:numId w:val="58"/>
      </w:numPr>
      <w:contextualSpacing/>
    </w:pPr>
  </w:style>
  <w:style w:type="paragraph" w:styleId="Felsorols2">
    <w:name w:val="List Bullet 2"/>
    <w:basedOn w:val="Norml"/>
    <w:locked/>
    <w:rsid w:val="0020171D"/>
    <w:pPr>
      <w:numPr>
        <w:numId w:val="59"/>
      </w:numPr>
      <w:contextualSpacing/>
    </w:pPr>
  </w:style>
  <w:style w:type="paragraph" w:styleId="Felsorols3">
    <w:name w:val="List Bullet 3"/>
    <w:basedOn w:val="Norml"/>
    <w:locked/>
    <w:rsid w:val="0020171D"/>
    <w:pPr>
      <w:numPr>
        <w:numId w:val="60"/>
      </w:numPr>
      <w:contextualSpacing/>
    </w:pPr>
  </w:style>
  <w:style w:type="paragraph" w:styleId="Felsorols4">
    <w:name w:val="List Bullet 4"/>
    <w:basedOn w:val="Norml"/>
    <w:locked/>
    <w:rsid w:val="0020171D"/>
    <w:pPr>
      <w:numPr>
        <w:numId w:val="61"/>
      </w:numPr>
      <w:contextualSpacing/>
    </w:pPr>
  </w:style>
  <w:style w:type="paragraph" w:styleId="Felsorols5">
    <w:name w:val="List Bullet 5"/>
    <w:basedOn w:val="Norml"/>
    <w:locked/>
    <w:rsid w:val="0020171D"/>
    <w:pPr>
      <w:numPr>
        <w:numId w:val="62"/>
      </w:numPr>
      <w:contextualSpacing/>
    </w:pPr>
  </w:style>
  <w:style w:type="paragraph" w:styleId="Hivatkozsjegyzk">
    <w:name w:val="table of authorities"/>
    <w:basedOn w:val="Norml"/>
    <w:next w:val="Norml"/>
    <w:locked/>
    <w:rsid w:val="0020171D"/>
    <w:pPr>
      <w:ind w:left="220" w:hanging="220"/>
    </w:pPr>
  </w:style>
  <w:style w:type="paragraph" w:styleId="Hivatkozsjegyzk-fej">
    <w:name w:val="toa heading"/>
    <w:basedOn w:val="Norml"/>
    <w:next w:val="Norml"/>
    <w:locked/>
    <w:rsid w:val="0020171D"/>
    <w:pPr>
      <w:spacing w:before="120"/>
    </w:pPr>
    <w:rPr>
      <w:rFonts w:ascii="Cambria" w:hAnsi="Cambria"/>
      <w:b/>
      <w:bCs/>
      <w:sz w:val="24"/>
    </w:rPr>
  </w:style>
  <w:style w:type="paragraph" w:styleId="HTML-cm">
    <w:name w:val="HTML Address"/>
    <w:basedOn w:val="Norml"/>
    <w:link w:val="HTML-cmChar"/>
    <w:locked/>
    <w:rsid w:val="0020171D"/>
    <w:rPr>
      <w:i/>
      <w:iCs/>
      <w:lang w:val="x-none" w:eastAsia="x-none"/>
    </w:rPr>
  </w:style>
  <w:style w:type="character" w:customStyle="1" w:styleId="HTML-cmChar">
    <w:name w:val="HTML-cím Char"/>
    <w:link w:val="HTML-cm"/>
    <w:rsid w:val="0020171D"/>
    <w:rPr>
      <w:rFonts w:ascii="Hind Regular" w:hAnsi="Hind Regular"/>
      <w:i/>
      <w:iCs/>
      <w:sz w:val="22"/>
      <w:szCs w:val="24"/>
      <w:lang w:val="x-none" w:eastAsia="x-none"/>
    </w:rPr>
  </w:style>
  <w:style w:type="paragraph" w:styleId="HTML-kntformzott">
    <w:name w:val="HTML Preformatted"/>
    <w:basedOn w:val="Norml"/>
    <w:link w:val="HTML-kntformzottChar"/>
    <w:locked/>
    <w:rsid w:val="0020171D"/>
    <w:rPr>
      <w:rFonts w:ascii="Courier New" w:hAnsi="Courier New"/>
      <w:sz w:val="20"/>
      <w:szCs w:val="20"/>
      <w:lang w:val="x-none" w:eastAsia="x-none"/>
    </w:rPr>
  </w:style>
  <w:style w:type="character" w:customStyle="1" w:styleId="HTML-kntformzottChar">
    <w:name w:val="HTML-ként formázott Char"/>
    <w:link w:val="HTML-kntformzott"/>
    <w:rsid w:val="0020171D"/>
    <w:rPr>
      <w:rFonts w:ascii="Courier New" w:hAnsi="Courier New"/>
      <w:lang w:val="x-none" w:eastAsia="x-none"/>
    </w:rPr>
  </w:style>
  <w:style w:type="paragraph" w:styleId="Idzet0">
    <w:name w:val="Quote"/>
    <w:basedOn w:val="Norml"/>
    <w:next w:val="Norml"/>
    <w:link w:val="IdzetChar"/>
    <w:uiPriority w:val="29"/>
    <w:qFormat/>
    <w:rsid w:val="0020171D"/>
    <w:rPr>
      <w:i/>
      <w:iCs/>
      <w:color w:val="000000"/>
      <w:lang w:val="x-none" w:eastAsia="x-none"/>
    </w:rPr>
  </w:style>
  <w:style w:type="character" w:customStyle="1" w:styleId="IdzetChar">
    <w:name w:val="Idézet Char"/>
    <w:link w:val="Idzet0"/>
    <w:uiPriority w:val="29"/>
    <w:rsid w:val="0020171D"/>
    <w:rPr>
      <w:rFonts w:ascii="Hind Regular" w:hAnsi="Hind Regular"/>
      <w:i/>
      <w:iCs/>
      <w:color w:val="000000"/>
      <w:sz w:val="22"/>
      <w:szCs w:val="24"/>
      <w:lang w:val="x-none" w:eastAsia="x-none"/>
    </w:rPr>
  </w:style>
  <w:style w:type="paragraph" w:styleId="Irodalomjegyzk">
    <w:name w:val="Bibliography"/>
    <w:basedOn w:val="Norml"/>
    <w:next w:val="Norml"/>
    <w:uiPriority w:val="37"/>
    <w:semiHidden/>
    <w:unhideWhenUsed/>
    <w:rsid w:val="0020171D"/>
  </w:style>
  <w:style w:type="paragraph" w:styleId="Jegyzetszveg">
    <w:name w:val="annotation text"/>
    <w:basedOn w:val="Norml"/>
    <w:link w:val="JegyzetszvegChar"/>
    <w:locked/>
    <w:rsid w:val="0020171D"/>
    <w:rPr>
      <w:sz w:val="20"/>
      <w:szCs w:val="20"/>
      <w:lang w:val="x-none" w:eastAsia="x-none"/>
    </w:rPr>
  </w:style>
  <w:style w:type="character" w:customStyle="1" w:styleId="JegyzetszvegChar">
    <w:name w:val="Jegyzetszöveg Char"/>
    <w:link w:val="Jegyzetszveg"/>
    <w:rsid w:val="0020171D"/>
    <w:rPr>
      <w:rFonts w:ascii="Hind Regular" w:hAnsi="Hind Regular"/>
      <w:lang w:val="x-none" w:eastAsia="x-none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20171D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  <w:lang w:val="x-none" w:eastAsia="x-none"/>
    </w:rPr>
  </w:style>
  <w:style w:type="character" w:customStyle="1" w:styleId="KiemeltidzetChar">
    <w:name w:val="Kiemelt idézet Char"/>
    <w:link w:val="Kiemeltidzet"/>
    <w:uiPriority w:val="30"/>
    <w:rsid w:val="0020171D"/>
    <w:rPr>
      <w:rFonts w:ascii="Hind Regular" w:hAnsi="Hind Regular"/>
      <w:b/>
      <w:bCs/>
      <w:i/>
      <w:iCs/>
      <w:color w:val="4F81BD"/>
      <w:sz w:val="22"/>
      <w:szCs w:val="24"/>
      <w:lang w:val="x-none" w:eastAsia="x-none"/>
    </w:rPr>
  </w:style>
  <w:style w:type="paragraph" w:styleId="Lista">
    <w:name w:val="List"/>
    <w:basedOn w:val="Norml"/>
    <w:locked/>
    <w:rsid w:val="0020171D"/>
    <w:pPr>
      <w:ind w:left="283" w:hanging="283"/>
      <w:contextualSpacing/>
    </w:pPr>
  </w:style>
  <w:style w:type="paragraph" w:styleId="Lista2">
    <w:name w:val="List 2"/>
    <w:basedOn w:val="Norml"/>
    <w:locked/>
    <w:rsid w:val="0020171D"/>
    <w:pPr>
      <w:ind w:left="566" w:hanging="283"/>
      <w:contextualSpacing/>
    </w:pPr>
  </w:style>
  <w:style w:type="paragraph" w:styleId="Lista3">
    <w:name w:val="List 3"/>
    <w:basedOn w:val="Norml"/>
    <w:locked/>
    <w:rsid w:val="0020171D"/>
    <w:pPr>
      <w:ind w:left="849" w:hanging="283"/>
      <w:contextualSpacing/>
    </w:pPr>
  </w:style>
  <w:style w:type="paragraph" w:styleId="Lista4">
    <w:name w:val="List 4"/>
    <w:basedOn w:val="Norml"/>
    <w:locked/>
    <w:rsid w:val="0020171D"/>
    <w:pPr>
      <w:ind w:left="1132" w:hanging="283"/>
      <w:contextualSpacing/>
    </w:pPr>
  </w:style>
  <w:style w:type="paragraph" w:styleId="Lista5">
    <w:name w:val="List 5"/>
    <w:basedOn w:val="Norml"/>
    <w:locked/>
    <w:rsid w:val="0020171D"/>
    <w:pPr>
      <w:ind w:left="1415" w:hanging="283"/>
      <w:contextualSpacing/>
    </w:pPr>
  </w:style>
  <w:style w:type="paragraph" w:styleId="Listafolytatsa">
    <w:name w:val="List Continue"/>
    <w:basedOn w:val="Norml"/>
    <w:locked/>
    <w:rsid w:val="0020171D"/>
    <w:pPr>
      <w:spacing w:after="120"/>
      <w:ind w:left="283"/>
      <w:contextualSpacing/>
    </w:pPr>
  </w:style>
  <w:style w:type="paragraph" w:styleId="Listafolytatsa2">
    <w:name w:val="List Continue 2"/>
    <w:basedOn w:val="Norml"/>
    <w:locked/>
    <w:rsid w:val="0020171D"/>
    <w:pPr>
      <w:spacing w:after="120"/>
      <w:ind w:left="566"/>
      <w:contextualSpacing/>
    </w:pPr>
  </w:style>
  <w:style w:type="paragraph" w:styleId="Listafolytatsa3">
    <w:name w:val="List Continue 3"/>
    <w:basedOn w:val="Norml"/>
    <w:locked/>
    <w:rsid w:val="0020171D"/>
    <w:pPr>
      <w:spacing w:after="120"/>
      <w:ind w:left="849"/>
      <w:contextualSpacing/>
    </w:pPr>
  </w:style>
  <w:style w:type="paragraph" w:styleId="Listafolytatsa4">
    <w:name w:val="List Continue 4"/>
    <w:basedOn w:val="Norml"/>
    <w:locked/>
    <w:rsid w:val="0020171D"/>
    <w:pPr>
      <w:spacing w:after="120"/>
      <w:ind w:left="1132"/>
      <w:contextualSpacing/>
    </w:pPr>
  </w:style>
  <w:style w:type="paragraph" w:styleId="Listafolytatsa5">
    <w:name w:val="List Continue 5"/>
    <w:basedOn w:val="Norml"/>
    <w:locked/>
    <w:rsid w:val="0020171D"/>
    <w:pPr>
      <w:spacing w:after="120"/>
      <w:ind w:left="1415"/>
      <w:contextualSpacing/>
    </w:pPr>
  </w:style>
  <w:style w:type="paragraph" w:styleId="Listaszerbekezds">
    <w:name w:val="List Paragraph"/>
    <w:basedOn w:val="Norml"/>
    <w:uiPriority w:val="34"/>
    <w:qFormat/>
    <w:rsid w:val="0020171D"/>
    <w:pPr>
      <w:ind w:left="708"/>
    </w:pPr>
  </w:style>
  <w:style w:type="paragraph" w:styleId="Makrszvege">
    <w:name w:val="macro"/>
    <w:link w:val="MakrszvegeChar"/>
    <w:locked/>
    <w:rsid w:val="0020171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240" w:after="240"/>
      <w:jc w:val="both"/>
    </w:pPr>
    <w:rPr>
      <w:rFonts w:ascii="Courier New" w:hAnsi="Courier New" w:cs="Courier New"/>
    </w:rPr>
  </w:style>
  <w:style w:type="character" w:customStyle="1" w:styleId="MakrszvegeChar">
    <w:name w:val="Makró szövege Char"/>
    <w:link w:val="Makrszvege"/>
    <w:rsid w:val="0020171D"/>
    <w:rPr>
      <w:rFonts w:ascii="Courier New" w:hAnsi="Courier New" w:cs="Courier New"/>
    </w:rPr>
  </w:style>
  <w:style w:type="paragraph" w:styleId="Megjegyzstrgya">
    <w:name w:val="annotation subject"/>
    <w:basedOn w:val="Jegyzetszveg"/>
    <w:next w:val="Jegyzetszveg"/>
    <w:link w:val="MegjegyzstrgyaChar"/>
    <w:locked/>
    <w:rsid w:val="0020171D"/>
    <w:rPr>
      <w:b/>
      <w:bCs/>
    </w:rPr>
  </w:style>
  <w:style w:type="character" w:customStyle="1" w:styleId="MegjegyzstrgyaChar">
    <w:name w:val="Megjegyzés tárgya Char"/>
    <w:link w:val="Megjegyzstrgya"/>
    <w:rsid w:val="0020171D"/>
    <w:rPr>
      <w:rFonts w:ascii="Hind Regular" w:hAnsi="Hind Regular"/>
      <w:b/>
      <w:bCs/>
      <w:lang w:val="x-none" w:eastAsia="x-none"/>
    </w:rPr>
  </w:style>
  <w:style w:type="paragraph" w:styleId="Megjegyzsfej">
    <w:name w:val="Note Heading"/>
    <w:basedOn w:val="Norml"/>
    <w:next w:val="Norml"/>
    <w:link w:val="MegjegyzsfejChar"/>
    <w:locked/>
    <w:rsid w:val="0020171D"/>
    <w:rPr>
      <w:lang w:val="x-none" w:eastAsia="x-none"/>
    </w:rPr>
  </w:style>
  <w:style w:type="character" w:customStyle="1" w:styleId="MegjegyzsfejChar">
    <w:name w:val="Megjegyzésfej Char"/>
    <w:link w:val="Megjegyzsfej"/>
    <w:rsid w:val="0020171D"/>
    <w:rPr>
      <w:rFonts w:ascii="Hind Regular" w:hAnsi="Hind Regular"/>
      <w:sz w:val="22"/>
      <w:szCs w:val="24"/>
      <w:lang w:val="x-none" w:eastAsia="x-none"/>
    </w:rPr>
  </w:style>
  <w:style w:type="paragraph" w:styleId="Megszlts">
    <w:name w:val="Salutation"/>
    <w:basedOn w:val="Norml"/>
    <w:next w:val="Norml"/>
    <w:link w:val="MegszltsChar"/>
    <w:locked/>
    <w:rsid w:val="0020171D"/>
    <w:rPr>
      <w:lang w:val="x-none" w:eastAsia="x-none"/>
    </w:rPr>
  </w:style>
  <w:style w:type="character" w:customStyle="1" w:styleId="MegszltsChar">
    <w:name w:val="Megszólítás Char"/>
    <w:link w:val="Megszlts"/>
    <w:rsid w:val="0020171D"/>
    <w:rPr>
      <w:rFonts w:ascii="Hind Regular" w:hAnsi="Hind Regular"/>
      <w:sz w:val="22"/>
      <w:szCs w:val="24"/>
      <w:lang w:val="x-none" w:eastAsia="x-none"/>
    </w:rPr>
  </w:style>
  <w:style w:type="paragraph" w:styleId="Nincstrkz">
    <w:name w:val="No Spacing"/>
    <w:uiPriority w:val="1"/>
    <w:qFormat/>
    <w:rsid w:val="0020171D"/>
    <w:pPr>
      <w:jc w:val="both"/>
    </w:pPr>
    <w:rPr>
      <w:rFonts w:ascii="Arial" w:hAnsi="Arial"/>
      <w:sz w:val="22"/>
      <w:szCs w:val="24"/>
    </w:rPr>
  </w:style>
  <w:style w:type="paragraph" w:styleId="NormlWeb">
    <w:name w:val="Normal (Web)"/>
    <w:basedOn w:val="Norml"/>
    <w:uiPriority w:val="99"/>
    <w:locked/>
    <w:rsid w:val="0020171D"/>
    <w:rPr>
      <w:rFonts w:ascii="Times New Roman" w:hAnsi="Times New Roman"/>
      <w:sz w:val="24"/>
    </w:rPr>
  </w:style>
  <w:style w:type="paragraph" w:styleId="Normlbehzs">
    <w:name w:val="Normal Indent"/>
    <w:basedOn w:val="Norml"/>
    <w:locked/>
    <w:rsid w:val="0020171D"/>
    <w:pPr>
      <w:ind w:left="708"/>
    </w:pPr>
  </w:style>
  <w:style w:type="paragraph" w:styleId="Szmozottlista">
    <w:name w:val="List Number"/>
    <w:basedOn w:val="Norml"/>
    <w:locked/>
    <w:rsid w:val="0020171D"/>
    <w:pPr>
      <w:numPr>
        <w:numId w:val="66"/>
      </w:numPr>
      <w:contextualSpacing/>
    </w:pPr>
  </w:style>
  <w:style w:type="paragraph" w:styleId="Szmozottlista2">
    <w:name w:val="List Number 2"/>
    <w:basedOn w:val="Norml"/>
    <w:locked/>
    <w:rsid w:val="0020171D"/>
    <w:pPr>
      <w:numPr>
        <w:numId w:val="67"/>
      </w:numPr>
      <w:contextualSpacing/>
    </w:pPr>
  </w:style>
  <w:style w:type="paragraph" w:styleId="Szmozottlista3">
    <w:name w:val="List Number 3"/>
    <w:basedOn w:val="Norml"/>
    <w:locked/>
    <w:rsid w:val="0020171D"/>
    <w:pPr>
      <w:numPr>
        <w:numId w:val="68"/>
      </w:numPr>
      <w:contextualSpacing/>
    </w:pPr>
  </w:style>
  <w:style w:type="paragraph" w:styleId="Szmozottlista4">
    <w:name w:val="List Number 4"/>
    <w:basedOn w:val="Norml"/>
    <w:locked/>
    <w:rsid w:val="0020171D"/>
    <w:pPr>
      <w:numPr>
        <w:numId w:val="69"/>
      </w:numPr>
      <w:contextualSpacing/>
    </w:pPr>
  </w:style>
  <w:style w:type="paragraph" w:styleId="Szmozottlista5">
    <w:name w:val="List Number 5"/>
    <w:basedOn w:val="Norml"/>
    <w:locked/>
    <w:rsid w:val="0020171D"/>
    <w:pPr>
      <w:numPr>
        <w:numId w:val="70"/>
      </w:numPr>
      <w:contextualSpacing/>
    </w:pPr>
  </w:style>
  <w:style w:type="paragraph" w:styleId="Szvegblokk">
    <w:name w:val="Block Text"/>
    <w:basedOn w:val="Norml"/>
    <w:locked/>
    <w:rsid w:val="0020171D"/>
    <w:pPr>
      <w:spacing w:after="120"/>
      <w:ind w:left="1440" w:right="1440"/>
    </w:pPr>
  </w:style>
  <w:style w:type="paragraph" w:styleId="Szvegtrzs2">
    <w:name w:val="Body Text 2"/>
    <w:basedOn w:val="Norml"/>
    <w:link w:val="Szvegtrzs2Char"/>
    <w:locked/>
    <w:rsid w:val="0020171D"/>
    <w:pPr>
      <w:spacing w:after="120" w:line="480" w:lineRule="auto"/>
    </w:pPr>
    <w:rPr>
      <w:lang w:val="x-none" w:eastAsia="x-none"/>
    </w:rPr>
  </w:style>
  <w:style w:type="character" w:customStyle="1" w:styleId="Szvegtrzs2Char">
    <w:name w:val="Szövegtörzs 2 Char"/>
    <w:link w:val="Szvegtrzs2"/>
    <w:rsid w:val="0020171D"/>
    <w:rPr>
      <w:rFonts w:ascii="Hind Regular" w:hAnsi="Hind Regular"/>
      <w:sz w:val="22"/>
      <w:szCs w:val="24"/>
      <w:lang w:val="x-none" w:eastAsia="x-none"/>
    </w:rPr>
  </w:style>
  <w:style w:type="paragraph" w:styleId="Szvegtrzs3">
    <w:name w:val="Body Text 3"/>
    <w:basedOn w:val="Norml"/>
    <w:link w:val="Szvegtrzs3Char"/>
    <w:locked/>
    <w:rsid w:val="0020171D"/>
    <w:pPr>
      <w:spacing w:after="120"/>
    </w:pPr>
    <w:rPr>
      <w:sz w:val="16"/>
      <w:szCs w:val="16"/>
      <w:lang w:val="x-none" w:eastAsia="x-none"/>
    </w:rPr>
  </w:style>
  <w:style w:type="character" w:customStyle="1" w:styleId="Szvegtrzs3Char">
    <w:name w:val="Szövegtörzs 3 Char"/>
    <w:link w:val="Szvegtrzs3"/>
    <w:rsid w:val="0020171D"/>
    <w:rPr>
      <w:rFonts w:ascii="Hind Regular" w:hAnsi="Hind Regular"/>
      <w:sz w:val="16"/>
      <w:szCs w:val="16"/>
      <w:lang w:val="x-none" w:eastAsia="x-none"/>
    </w:rPr>
  </w:style>
  <w:style w:type="paragraph" w:styleId="Szvegtrzsbehzssal">
    <w:name w:val="Body Text Indent"/>
    <w:basedOn w:val="Norml"/>
    <w:link w:val="SzvegtrzsbehzssalChar"/>
    <w:locked/>
    <w:rsid w:val="0020171D"/>
    <w:pPr>
      <w:spacing w:after="120"/>
      <w:ind w:left="283"/>
    </w:pPr>
    <w:rPr>
      <w:lang w:val="x-none" w:eastAsia="x-none"/>
    </w:rPr>
  </w:style>
  <w:style w:type="character" w:customStyle="1" w:styleId="SzvegtrzsbehzssalChar">
    <w:name w:val="Szövegtörzs behúzással Char"/>
    <w:link w:val="Szvegtrzsbehzssal"/>
    <w:rsid w:val="0020171D"/>
    <w:rPr>
      <w:rFonts w:ascii="Hind Regular" w:hAnsi="Hind Regular"/>
      <w:sz w:val="22"/>
      <w:szCs w:val="24"/>
      <w:lang w:val="x-none" w:eastAsia="x-none"/>
    </w:rPr>
  </w:style>
  <w:style w:type="paragraph" w:styleId="Szvegtrzsbehzssal2">
    <w:name w:val="Body Text Indent 2"/>
    <w:basedOn w:val="Norml"/>
    <w:link w:val="Szvegtrzsbehzssal2Char"/>
    <w:locked/>
    <w:rsid w:val="0020171D"/>
    <w:pPr>
      <w:spacing w:after="120" w:line="480" w:lineRule="auto"/>
      <w:ind w:left="283"/>
    </w:pPr>
    <w:rPr>
      <w:lang w:val="x-none" w:eastAsia="x-none"/>
    </w:rPr>
  </w:style>
  <w:style w:type="character" w:customStyle="1" w:styleId="Szvegtrzsbehzssal2Char">
    <w:name w:val="Szövegtörzs behúzással 2 Char"/>
    <w:link w:val="Szvegtrzsbehzssal2"/>
    <w:rsid w:val="0020171D"/>
    <w:rPr>
      <w:rFonts w:ascii="Hind Regular" w:hAnsi="Hind Regular"/>
      <w:sz w:val="22"/>
      <w:szCs w:val="24"/>
      <w:lang w:val="x-none" w:eastAsia="x-none"/>
    </w:rPr>
  </w:style>
  <w:style w:type="paragraph" w:styleId="Szvegtrzsbehzssal3">
    <w:name w:val="Body Text Indent 3"/>
    <w:basedOn w:val="Norml"/>
    <w:link w:val="Szvegtrzsbehzssal3Char"/>
    <w:locked/>
    <w:rsid w:val="0020171D"/>
    <w:pPr>
      <w:spacing w:after="120"/>
      <w:ind w:left="283"/>
    </w:pPr>
    <w:rPr>
      <w:sz w:val="16"/>
      <w:szCs w:val="16"/>
      <w:lang w:val="x-none" w:eastAsia="x-none"/>
    </w:rPr>
  </w:style>
  <w:style w:type="character" w:customStyle="1" w:styleId="Szvegtrzsbehzssal3Char">
    <w:name w:val="Szövegtörzs behúzással 3 Char"/>
    <w:link w:val="Szvegtrzsbehzssal3"/>
    <w:rsid w:val="0020171D"/>
    <w:rPr>
      <w:rFonts w:ascii="Hind Regular" w:hAnsi="Hind Regular"/>
      <w:sz w:val="16"/>
      <w:szCs w:val="16"/>
      <w:lang w:val="x-none" w:eastAsia="x-none"/>
    </w:rPr>
  </w:style>
  <w:style w:type="paragraph" w:styleId="Szvegtrzselssora">
    <w:name w:val="Body Text First Indent"/>
    <w:basedOn w:val="Szvegtrzs"/>
    <w:link w:val="SzvegtrzselssoraChar"/>
    <w:locked/>
    <w:rsid w:val="0020171D"/>
    <w:pPr>
      <w:spacing w:before="240"/>
      <w:ind w:firstLine="210"/>
    </w:pPr>
    <w:rPr>
      <w:rFonts w:ascii="Arial" w:hAnsi="Arial"/>
      <w:szCs w:val="24"/>
    </w:rPr>
  </w:style>
  <w:style w:type="character" w:customStyle="1" w:styleId="SzvegtrzselssoraChar">
    <w:name w:val="Szövegtörzs első sora Char"/>
    <w:link w:val="Szvegtrzselssora"/>
    <w:rsid w:val="0020171D"/>
    <w:rPr>
      <w:rFonts w:ascii="Arial" w:hAnsi="Arial"/>
      <w:spacing w:val="-6"/>
      <w:sz w:val="22"/>
      <w:szCs w:val="24"/>
    </w:rPr>
  </w:style>
  <w:style w:type="paragraph" w:styleId="Szvegtrzselssora2">
    <w:name w:val="Body Text First Indent 2"/>
    <w:basedOn w:val="Szvegtrzsbehzssal"/>
    <w:link w:val="Szvegtrzselssora2Char"/>
    <w:locked/>
    <w:rsid w:val="0020171D"/>
    <w:pPr>
      <w:ind w:firstLine="210"/>
    </w:pPr>
  </w:style>
  <w:style w:type="character" w:customStyle="1" w:styleId="Szvegtrzselssora2Char">
    <w:name w:val="Szövegtörzs első sora 2 Char"/>
    <w:basedOn w:val="SzvegtrzsbehzssalChar"/>
    <w:link w:val="Szvegtrzselssora2"/>
    <w:rsid w:val="0020171D"/>
    <w:rPr>
      <w:rFonts w:ascii="Hind Regular" w:hAnsi="Hind Regular"/>
      <w:sz w:val="22"/>
      <w:szCs w:val="24"/>
      <w:lang w:val="x-none" w:eastAsia="x-none"/>
    </w:rPr>
  </w:style>
  <w:style w:type="paragraph" w:styleId="Trgymutat1">
    <w:name w:val="index 1"/>
    <w:basedOn w:val="Norml"/>
    <w:next w:val="Norml"/>
    <w:autoRedefine/>
    <w:locked/>
    <w:rsid w:val="0020171D"/>
    <w:pPr>
      <w:ind w:left="220" w:hanging="220"/>
    </w:pPr>
  </w:style>
  <w:style w:type="paragraph" w:styleId="Trgymutat2">
    <w:name w:val="index 2"/>
    <w:basedOn w:val="Norml"/>
    <w:next w:val="Norml"/>
    <w:autoRedefine/>
    <w:locked/>
    <w:rsid w:val="0020171D"/>
    <w:pPr>
      <w:ind w:left="440" w:hanging="220"/>
    </w:pPr>
  </w:style>
  <w:style w:type="paragraph" w:styleId="Trgymutat3">
    <w:name w:val="index 3"/>
    <w:basedOn w:val="Norml"/>
    <w:next w:val="Norml"/>
    <w:autoRedefine/>
    <w:locked/>
    <w:rsid w:val="0020171D"/>
    <w:pPr>
      <w:ind w:left="660" w:hanging="220"/>
    </w:pPr>
  </w:style>
  <w:style w:type="paragraph" w:styleId="Trgymutat4">
    <w:name w:val="index 4"/>
    <w:basedOn w:val="Norml"/>
    <w:next w:val="Norml"/>
    <w:autoRedefine/>
    <w:locked/>
    <w:rsid w:val="0020171D"/>
    <w:pPr>
      <w:ind w:left="880" w:hanging="220"/>
    </w:pPr>
  </w:style>
  <w:style w:type="paragraph" w:styleId="Trgymutat5">
    <w:name w:val="index 5"/>
    <w:basedOn w:val="Norml"/>
    <w:next w:val="Norml"/>
    <w:autoRedefine/>
    <w:locked/>
    <w:rsid w:val="0020171D"/>
    <w:pPr>
      <w:ind w:left="1100" w:hanging="220"/>
    </w:pPr>
  </w:style>
  <w:style w:type="paragraph" w:styleId="Trgymutat6">
    <w:name w:val="index 6"/>
    <w:basedOn w:val="Norml"/>
    <w:next w:val="Norml"/>
    <w:autoRedefine/>
    <w:locked/>
    <w:rsid w:val="0020171D"/>
    <w:pPr>
      <w:ind w:left="1320" w:hanging="220"/>
    </w:pPr>
  </w:style>
  <w:style w:type="paragraph" w:styleId="Trgymutat7">
    <w:name w:val="index 7"/>
    <w:basedOn w:val="Norml"/>
    <w:next w:val="Norml"/>
    <w:autoRedefine/>
    <w:locked/>
    <w:rsid w:val="0020171D"/>
    <w:pPr>
      <w:ind w:left="1540" w:hanging="220"/>
    </w:pPr>
  </w:style>
  <w:style w:type="paragraph" w:styleId="Trgymutat8">
    <w:name w:val="index 8"/>
    <w:basedOn w:val="Norml"/>
    <w:next w:val="Norml"/>
    <w:autoRedefine/>
    <w:locked/>
    <w:rsid w:val="0020171D"/>
    <w:pPr>
      <w:ind w:left="1760" w:hanging="220"/>
    </w:pPr>
  </w:style>
  <w:style w:type="paragraph" w:styleId="Trgymutat9">
    <w:name w:val="index 9"/>
    <w:basedOn w:val="Norml"/>
    <w:next w:val="Norml"/>
    <w:autoRedefine/>
    <w:locked/>
    <w:rsid w:val="0020171D"/>
    <w:pPr>
      <w:ind w:left="1980" w:hanging="220"/>
    </w:pPr>
  </w:style>
  <w:style w:type="paragraph" w:styleId="Trgymutatcm">
    <w:name w:val="index heading"/>
    <w:basedOn w:val="Norml"/>
    <w:next w:val="Trgymutat1"/>
    <w:locked/>
    <w:rsid w:val="0020171D"/>
    <w:rPr>
      <w:rFonts w:ascii="Cambria" w:hAnsi="Cambria"/>
      <w:b/>
      <w:bCs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20171D"/>
    <w:pPr>
      <w:outlineLvl w:val="9"/>
    </w:pPr>
    <w:rPr>
      <w:rFonts w:ascii="Cambria" w:hAnsi="Cambria" w:cs="Times New Roman"/>
    </w:rPr>
  </w:style>
  <w:style w:type="paragraph" w:styleId="TJ6">
    <w:name w:val="toc 6"/>
    <w:basedOn w:val="Norml"/>
    <w:next w:val="Norml"/>
    <w:autoRedefine/>
    <w:locked/>
    <w:rsid w:val="0020171D"/>
    <w:pPr>
      <w:ind w:left="1100"/>
    </w:pPr>
  </w:style>
  <w:style w:type="paragraph" w:styleId="TJ7">
    <w:name w:val="toc 7"/>
    <w:basedOn w:val="Norml"/>
    <w:next w:val="Norml"/>
    <w:autoRedefine/>
    <w:locked/>
    <w:rsid w:val="0020171D"/>
    <w:pPr>
      <w:ind w:left="1320"/>
    </w:pPr>
  </w:style>
  <w:style w:type="paragraph" w:styleId="TJ8">
    <w:name w:val="toc 8"/>
    <w:basedOn w:val="Norml"/>
    <w:next w:val="Norml"/>
    <w:autoRedefine/>
    <w:locked/>
    <w:rsid w:val="0020171D"/>
    <w:pPr>
      <w:ind w:left="1540"/>
    </w:pPr>
  </w:style>
  <w:style w:type="paragraph" w:styleId="TJ9">
    <w:name w:val="toc 9"/>
    <w:basedOn w:val="Norml"/>
    <w:next w:val="Norml"/>
    <w:autoRedefine/>
    <w:locked/>
    <w:rsid w:val="0020171D"/>
    <w:pPr>
      <w:ind w:left="1760"/>
    </w:pPr>
  </w:style>
  <w:style w:type="paragraph" w:styleId="zenetfej">
    <w:name w:val="Message Header"/>
    <w:basedOn w:val="Norml"/>
    <w:link w:val="zenetfejChar"/>
    <w:locked/>
    <w:rsid w:val="0020171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Cambria" w:hAnsi="Cambria"/>
      <w:sz w:val="24"/>
      <w:lang w:val="x-none" w:eastAsia="x-none"/>
    </w:rPr>
  </w:style>
  <w:style w:type="character" w:customStyle="1" w:styleId="zenetfejChar">
    <w:name w:val="Üzenetfej Char"/>
    <w:link w:val="zenetfej"/>
    <w:rsid w:val="0020171D"/>
    <w:rPr>
      <w:rFonts w:ascii="Cambria" w:hAnsi="Cambria"/>
      <w:sz w:val="24"/>
      <w:szCs w:val="24"/>
      <w:shd w:val="pct20" w:color="auto" w:fill="auto"/>
      <w:lang w:val="x-none" w:eastAsia="x-none"/>
    </w:rPr>
  </w:style>
  <w:style w:type="paragraph" w:styleId="Vgjegyzetszvege">
    <w:name w:val="endnote text"/>
    <w:basedOn w:val="Norml"/>
    <w:link w:val="VgjegyzetszvegeChar"/>
    <w:locked/>
    <w:rsid w:val="0020171D"/>
    <w:rPr>
      <w:sz w:val="20"/>
      <w:szCs w:val="20"/>
      <w:lang w:val="x-none" w:eastAsia="x-none"/>
    </w:rPr>
  </w:style>
  <w:style w:type="character" w:customStyle="1" w:styleId="VgjegyzetszvegeChar">
    <w:name w:val="Végjegyzet szövege Char"/>
    <w:link w:val="Vgjegyzetszvege"/>
    <w:rsid w:val="0020171D"/>
    <w:rPr>
      <w:rFonts w:ascii="Hind Regular" w:hAnsi="Hind Regular"/>
      <w:lang w:val="x-none" w:eastAsia="x-none"/>
    </w:rPr>
  </w:style>
  <w:style w:type="paragraph" w:customStyle="1" w:styleId="Stlus1">
    <w:name w:val="Stílus1"/>
    <w:basedOn w:val="dokumentumcm"/>
    <w:qFormat/>
    <w:rsid w:val="006B6294"/>
    <w:pPr>
      <w:ind w:right="-624"/>
    </w:pPr>
  </w:style>
  <w:style w:type="paragraph" w:customStyle="1" w:styleId="Stlus2">
    <w:name w:val="Stílus2"/>
    <w:basedOn w:val="dokumentumcm"/>
    <w:qFormat/>
    <w:rsid w:val="006B6294"/>
    <w:pPr>
      <w:ind w:left="567"/>
      <w:mirrorIndents/>
    </w:pPr>
  </w:style>
  <w:style w:type="paragraph" w:customStyle="1" w:styleId="Stlus3">
    <w:name w:val="Stílus3"/>
    <w:basedOn w:val="Stlus2"/>
    <w:qFormat/>
    <w:rsid w:val="006B6294"/>
    <w:pPr>
      <w:ind w:left="0"/>
      <w:mirrorIndents w:val="0"/>
    </w:pPr>
  </w:style>
  <w:style w:type="paragraph" w:customStyle="1" w:styleId="Stlus4">
    <w:name w:val="Stílus4"/>
    <w:basedOn w:val="Stlus3"/>
    <w:qFormat/>
    <w:rsid w:val="006B6294"/>
    <w:pPr>
      <w:ind w:left="284"/>
    </w:pPr>
  </w:style>
  <w:style w:type="paragraph" w:customStyle="1" w:styleId="Stlus5">
    <w:name w:val="Stílus5"/>
    <w:basedOn w:val="Stlus4"/>
    <w:qFormat/>
    <w:rsid w:val="006B6294"/>
    <w:pPr>
      <w:ind w:left="170" w:right="737"/>
    </w:pPr>
  </w:style>
  <w:style w:type="paragraph" w:customStyle="1" w:styleId="Stlus6">
    <w:name w:val="Stílus6"/>
    <w:basedOn w:val="Stlus5"/>
    <w:qFormat/>
    <w:rsid w:val="006B6294"/>
    <w:pPr>
      <w:ind w:left="113" w:right="680"/>
    </w:pPr>
  </w:style>
  <w:style w:type="paragraph" w:customStyle="1" w:styleId="Stlus7">
    <w:name w:val="Stílus7"/>
    <w:basedOn w:val="Stlus6"/>
    <w:qFormat/>
    <w:rsid w:val="006B6294"/>
    <w:pPr>
      <w:spacing w:before="3800"/>
    </w:pPr>
  </w:style>
  <w:style w:type="paragraph" w:customStyle="1" w:styleId="Stlus8">
    <w:name w:val="Stílus8"/>
    <w:basedOn w:val="Stlus7"/>
    <w:qFormat/>
    <w:rsid w:val="006B6294"/>
    <w:pPr>
      <w:spacing w:before="4000"/>
    </w:pPr>
  </w:style>
  <w:style w:type="paragraph" w:customStyle="1" w:styleId="Stlus9">
    <w:name w:val="Stílus9"/>
    <w:basedOn w:val="Stlus8"/>
    <w:qFormat/>
    <w:rsid w:val="006B6294"/>
    <w:pPr>
      <w:spacing w:before="4400"/>
    </w:pPr>
  </w:style>
  <w:style w:type="paragraph" w:customStyle="1" w:styleId="Stlus10">
    <w:name w:val="Stílus10"/>
    <w:basedOn w:val="Stlus9"/>
    <w:qFormat/>
    <w:rsid w:val="006B6294"/>
    <w:pPr>
      <w:ind w:left="284" w:right="794"/>
    </w:pPr>
  </w:style>
  <w:style w:type="paragraph" w:customStyle="1" w:styleId="Stlus11">
    <w:name w:val="Stílus11"/>
    <w:basedOn w:val="Dokumentumalcm"/>
    <w:qFormat/>
    <w:rsid w:val="006B6294"/>
    <w:pPr>
      <w:spacing w:before="3000"/>
    </w:pPr>
  </w:style>
  <w:style w:type="paragraph" w:customStyle="1" w:styleId="Stlus12">
    <w:name w:val="Stílus12"/>
    <w:basedOn w:val="Stlus11"/>
    <w:qFormat/>
    <w:rsid w:val="00A2083E"/>
    <w:pPr>
      <w:spacing w:before="2600"/>
    </w:pPr>
  </w:style>
  <w:style w:type="character" w:styleId="Jegyzethivatkozs">
    <w:name w:val="annotation reference"/>
    <w:locked/>
    <w:rsid w:val="0020171D"/>
    <w:rPr>
      <w:sz w:val="16"/>
      <w:szCs w:val="16"/>
    </w:rPr>
  </w:style>
  <w:style w:type="paragraph" w:customStyle="1" w:styleId="Norm">
    <w:name w:val="Norm"/>
    <w:basedOn w:val="cm3"/>
    <w:rsid w:val="00D478B5"/>
    <w:rPr>
      <w:noProof/>
    </w:rPr>
  </w:style>
  <w:style w:type="paragraph" w:customStyle="1" w:styleId="tblzat20">
    <w:name w:val="táblázat2"/>
    <w:basedOn w:val="NormlWeb"/>
    <w:rsid w:val="001F7D23"/>
    <w:pPr>
      <w:spacing w:after="0"/>
    </w:pPr>
    <w:rPr>
      <w:rFonts w:ascii="Arial" w:hAnsi="Arial"/>
      <w:color w:val="000000"/>
      <w:sz w:val="18"/>
      <w:szCs w:val="18"/>
    </w:rPr>
  </w:style>
  <w:style w:type="paragraph" w:styleId="Vltozat">
    <w:name w:val="Revision"/>
    <w:hidden/>
    <w:uiPriority w:val="99"/>
    <w:semiHidden/>
    <w:rsid w:val="00E54AC0"/>
    <w:rPr>
      <w:rFonts w:ascii="Hind Regular" w:hAnsi="Hind Regular"/>
      <w:sz w:val="2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hyperlink" Target="http://www.giro.hu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84" Type="http://schemas.openxmlformats.org/officeDocument/2006/relationships/image" Target="media/image64.png"/><Relationship Id="rId89" Type="http://schemas.openxmlformats.org/officeDocument/2006/relationships/image" Target="media/image630.png"/><Relationship Id="rId112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header" Target="header4.xml"/><Relationship Id="rId29" Type="http://schemas.openxmlformats.org/officeDocument/2006/relationships/image" Target="media/image9.png"/><Relationship Id="rId107" Type="http://schemas.openxmlformats.org/officeDocument/2006/relationships/image" Target="media/image80.png"/><Relationship Id="rId11" Type="http://schemas.openxmlformats.org/officeDocument/2006/relationships/image" Target="media/image3.png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image" Target="media/image46.png"/><Relationship Id="rId74" Type="http://schemas.openxmlformats.org/officeDocument/2006/relationships/image" Target="media/image54.png"/><Relationship Id="rId79" Type="http://schemas.openxmlformats.org/officeDocument/2006/relationships/image" Target="media/image59.png"/><Relationship Id="rId102" Type="http://schemas.openxmlformats.org/officeDocument/2006/relationships/image" Target="media/image77.png"/><Relationship Id="rId110" Type="http://schemas.openxmlformats.org/officeDocument/2006/relationships/footer" Target="footer6.xml"/><Relationship Id="rId5" Type="http://schemas.openxmlformats.org/officeDocument/2006/relationships/settings" Target="settings.xml"/><Relationship Id="rId61" Type="http://schemas.openxmlformats.org/officeDocument/2006/relationships/image" Target="media/image41.png"/><Relationship Id="rId82" Type="http://schemas.openxmlformats.org/officeDocument/2006/relationships/image" Target="media/image62.png"/><Relationship Id="rId90" Type="http://schemas.openxmlformats.org/officeDocument/2006/relationships/image" Target="media/image640.png"/><Relationship Id="rId95" Type="http://schemas.openxmlformats.org/officeDocument/2006/relationships/image" Target="media/image70.png"/><Relationship Id="rId19" Type="http://schemas.openxmlformats.org/officeDocument/2006/relationships/footer" Target="footer5.xml"/><Relationship Id="rId14" Type="http://schemas.openxmlformats.org/officeDocument/2006/relationships/footer" Target="footer2.xml"/><Relationship Id="rId22" Type="http://schemas.openxmlformats.org/officeDocument/2006/relationships/comments" Target="comments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77" Type="http://schemas.openxmlformats.org/officeDocument/2006/relationships/image" Target="media/image57.png"/><Relationship Id="rId100" Type="http://schemas.openxmlformats.org/officeDocument/2006/relationships/image" Target="media/image75.png"/><Relationship Id="rId105" Type="http://schemas.openxmlformats.org/officeDocument/2006/relationships/image" Target="media/image730.png"/><Relationship Id="rId113" Type="http://schemas.microsoft.com/office/2011/relationships/people" Target="people.xml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72" Type="http://schemas.openxmlformats.org/officeDocument/2006/relationships/image" Target="media/image52.png"/><Relationship Id="rId80" Type="http://schemas.openxmlformats.org/officeDocument/2006/relationships/image" Target="media/image60.png"/><Relationship Id="rId85" Type="http://schemas.openxmlformats.org/officeDocument/2006/relationships/image" Target="media/image65.png"/><Relationship Id="rId93" Type="http://schemas.openxmlformats.org/officeDocument/2006/relationships/image" Target="media/image68.png"/><Relationship Id="rId98" Type="http://schemas.openxmlformats.org/officeDocument/2006/relationships/image" Target="media/image73.png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header" Target="header5.xm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103" Type="http://schemas.openxmlformats.org/officeDocument/2006/relationships/image" Target="media/image78.png"/><Relationship Id="rId108" Type="http://schemas.openxmlformats.org/officeDocument/2006/relationships/header" Target="header6.xml"/><Relationship Id="rId20" Type="http://schemas.openxmlformats.org/officeDocument/2006/relationships/hyperlink" Target="https://mail.girohalo.giro.hu:8443/GIROMail2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75" Type="http://schemas.openxmlformats.org/officeDocument/2006/relationships/image" Target="media/image55.png"/><Relationship Id="rId83" Type="http://schemas.openxmlformats.org/officeDocument/2006/relationships/image" Target="media/image63.png"/><Relationship Id="rId91" Type="http://schemas.openxmlformats.org/officeDocument/2006/relationships/image" Target="media/image66.png"/><Relationship Id="rId96" Type="http://schemas.openxmlformats.org/officeDocument/2006/relationships/image" Target="media/image71.png"/><Relationship Id="rId111" Type="http://schemas.openxmlformats.org/officeDocument/2006/relationships/footer" Target="footer7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microsoft.com/office/2011/relationships/commentsExtended" Target="commentsExtended.xm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6" Type="http://schemas.openxmlformats.org/officeDocument/2006/relationships/image" Target="media/image79.png"/><Relationship Id="rId114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image" Target="media/image53.png"/><Relationship Id="rId78" Type="http://schemas.openxmlformats.org/officeDocument/2006/relationships/image" Target="media/image58.png"/><Relationship Id="rId81" Type="http://schemas.openxmlformats.org/officeDocument/2006/relationships/image" Target="media/image61.png"/><Relationship Id="rId94" Type="http://schemas.openxmlformats.org/officeDocument/2006/relationships/image" Target="media/image69.png"/><Relationship Id="rId99" Type="http://schemas.openxmlformats.org/officeDocument/2006/relationships/image" Target="media/image74.png"/><Relationship Id="rId101" Type="http://schemas.openxmlformats.org/officeDocument/2006/relationships/image" Target="media/image76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footer" Target="footer4.xml"/><Relationship Id="rId39" Type="http://schemas.openxmlformats.org/officeDocument/2006/relationships/image" Target="media/image19.png"/><Relationship Id="rId109" Type="http://schemas.openxmlformats.org/officeDocument/2006/relationships/header" Target="header7.xml"/><Relationship Id="rId34" Type="http://schemas.openxmlformats.org/officeDocument/2006/relationships/image" Target="media/image14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6" Type="http://schemas.openxmlformats.org/officeDocument/2006/relationships/image" Target="media/image56.png"/><Relationship Id="rId97" Type="http://schemas.openxmlformats.org/officeDocument/2006/relationships/image" Target="media/image72.png"/><Relationship Id="rId104" Type="http://schemas.openxmlformats.org/officeDocument/2006/relationships/image" Target="media/image720.png"/><Relationship Id="rId7" Type="http://schemas.openxmlformats.org/officeDocument/2006/relationships/footnotes" Target="footnotes.xml"/><Relationship Id="rId71" Type="http://schemas.openxmlformats.org/officeDocument/2006/relationships/image" Target="media/image51.png"/><Relationship Id="rId92" Type="http://schemas.openxmlformats.org/officeDocument/2006/relationships/image" Target="media/image6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58F311-286E-4734-A068-3930A3CF51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3472</Words>
  <Characters>34161</Characters>
  <Application>Microsoft Office Word</Application>
  <DocSecurity>0</DocSecurity>
  <Lines>284</Lines>
  <Paragraphs>75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GIROHáló szolgáltatás Üzletszabályzat melléklete</vt:lpstr>
    </vt:vector>
  </TitlesOfParts>
  <Company>GIRO Zrt.</Company>
  <LinksUpToDate>false</LinksUpToDate>
  <CharactersWithSpaces>37558</CharactersWithSpaces>
  <SharedDoc>false</SharedDoc>
  <HLinks>
    <vt:vector size="102" baseType="variant">
      <vt:variant>
        <vt:i4>6619198</vt:i4>
      </vt:variant>
      <vt:variant>
        <vt:i4>126</vt:i4>
      </vt:variant>
      <vt:variant>
        <vt:i4>0</vt:i4>
      </vt:variant>
      <vt:variant>
        <vt:i4>5</vt:i4>
      </vt:variant>
      <vt:variant>
        <vt:lpwstr>http://www.giro.hu/</vt:lpwstr>
      </vt:variant>
      <vt:variant>
        <vt:lpwstr/>
      </vt:variant>
      <vt:variant>
        <vt:i4>6619198</vt:i4>
      </vt:variant>
      <vt:variant>
        <vt:i4>123</vt:i4>
      </vt:variant>
      <vt:variant>
        <vt:i4>0</vt:i4>
      </vt:variant>
      <vt:variant>
        <vt:i4>5</vt:i4>
      </vt:variant>
      <vt:variant>
        <vt:lpwstr>http://www.giro.hu/</vt:lpwstr>
      </vt:variant>
      <vt:variant>
        <vt:lpwstr/>
      </vt:variant>
      <vt:variant>
        <vt:i4>1638456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_Toc264987667</vt:lpwstr>
      </vt:variant>
      <vt:variant>
        <vt:i4>1638456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_Toc264987666</vt:lpwstr>
      </vt:variant>
      <vt:variant>
        <vt:i4>1638456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_Toc264987665</vt:lpwstr>
      </vt:variant>
      <vt:variant>
        <vt:i4>1638456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_Toc264987664</vt:lpwstr>
      </vt:variant>
      <vt:variant>
        <vt:i4>1638456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_Toc264987663</vt:lpwstr>
      </vt:variant>
      <vt:variant>
        <vt:i4>1638456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_Toc264987662</vt:lpwstr>
      </vt:variant>
      <vt:variant>
        <vt:i4>1638456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_Toc264987661</vt:lpwstr>
      </vt:variant>
      <vt:variant>
        <vt:i4>1638456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_Toc264987660</vt:lpwstr>
      </vt:variant>
      <vt:variant>
        <vt:i4>1703992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_Toc264987659</vt:lpwstr>
      </vt:variant>
      <vt:variant>
        <vt:i4>1703992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_Toc264987658</vt:lpwstr>
      </vt:variant>
      <vt:variant>
        <vt:i4>1703992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_Toc264987657</vt:lpwstr>
      </vt:variant>
      <vt:variant>
        <vt:i4>1703992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_Toc264987656</vt:lpwstr>
      </vt:variant>
      <vt:variant>
        <vt:i4>1703992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_Toc264987655</vt:lpwstr>
      </vt:variant>
      <vt:variant>
        <vt:i4>1703992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_Toc264987654</vt:lpwstr>
      </vt:variant>
      <vt:variant>
        <vt:i4>1703992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_Toc264987653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GIROHáló szolgáltatás Üzletszabályzat melléklete</dc:title>
  <dc:subject>GIROMail kezelői kézikönyv és technikai segédlet</dc:subject>
  <dc:creator>Szabó Katalin, Molnár Viktória</dc:creator>
  <cp:lastModifiedBy>Kuttner Julianna</cp:lastModifiedBy>
  <cp:revision>2</cp:revision>
  <cp:lastPrinted>2016-07-27T13:20:00Z</cp:lastPrinted>
  <dcterms:created xsi:type="dcterms:W3CDTF">2018-03-12T13:04:00Z</dcterms:created>
  <dcterms:modified xsi:type="dcterms:W3CDTF">2018-03-12T13:04:00Z</dcterms:modified>
  <cp:contentStatus>Munkaanyag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iadás_dátuma">
    <vt:lpwstr>2017.06.15.</vt:lpwstr>
  </property>
  <property fmtid="{D5CDD505-2E9C-101B-9397-08002B2CF9AE}" pid="3" name="verzió">
    <vt:lpwstr>v1.4</vt:lpwstr>
  </property>
  <property fmtid="{D5CDD505-2E9C-101B-9397-08002B2CF9AE}" pid="4" name="sablon verziószáma">
    <vt:lpwstr>v2.1</vt:lpwstr>
  </property>
  <property fmtid="{D5CDD505-2E9C-101B-9397-08002B2CF9AE}" pid="5" name="hatályos">
    <vt:lpwstr>2017.06.15.</vt:lpwstr>
  </property>
  <property fmtid="{D5CDD505-2E9C-101B-9397-08002B2CF9AE}" pid="6" name="szerzo2">
    <vt:lpwstr>Báthory László</vt:lpwstr>
  </property>
</Properties>
</file>